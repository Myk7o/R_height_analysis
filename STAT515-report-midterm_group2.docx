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0AA063" w14:textId="77777777" w:rsidR="00A623F2" w:rsidRDefault="00A623F2" w:rsidP="00312556">
      <w:pPr>
        <w:jc w:val="center"/>
        <w:rPr>
          <w:rFonts w:ascii="Times New Roman" w:hAnsi="Times New Roman" w:cs="Times New Roman"/>
          <w:b/>
          <w:bCs/>
          <w:sz w:val="28"/>
          <w:szCs w:val="28"/>
        </w:rPr>
      </w:pPr>
    </w:p>
    <w:p w14:paraId="120E4D27" w14:textId="77777777" w:rsidR="00A623F2" w:rsidRDefault="00A623F2" w:rsidP="00312556">
      <w:pPr>
        <w:jc w:val="center"/>
        <w:rPr>
          <w:rFonts w:ascii="Times New Roman" w:hAnsi="Times New Roman" w:cs="Times New Roman"/>
          <w:b/>
          <w:bCs/>
          <w:sz w:val="28"/>
          <w:szCs w:val="28"/>
        </w:rPr>
      </w:pPr>
    </w:p>
    <w:p w14:paraId="63EA5955" w14:textId="77777777" w:rsidR="00A623F2" w:rsidRDefault="00A623F2" w:rsidP="00312556">
      <w:pPr>
        <w:jc w:val="center"/>
        <w:rPr>
          <w:rFonts w:ascii="Times New Roman" w:hAnsi="Times New Roman" w:cs="Times New Roman"/>
          <w:b/>
          <w:bCs/>
          <w:sz w:val="28"/>
          <w:szCs w:val="28"/>
        </w:rPr>
      </w:pPr>
    </w:p>
    <w:p w14:paraId="1E8676D8" w14:textId="77777777" w:rsidR="00A623F2" w:rsidRDefault="00A623F2" w:rsidP="00312556">
      <w:pPr>
        <w:jc w:val="center"/>
        <w:rPr>
          <w:rFonts w:ascii="Times New Roman" w:hAnsi="Times New Roman" w:cs="Times New Roman"/>
          <w:b/>
          <w:bCs/>
          <w:sz w:val="28"/>
          <w:szCs w:val="28"/>
        </w:rPr>
      </w:pPr>
    </w:p>
    <w:p w14:paraId="746D4A10" w14:textId="77777777" w:rsidR="00A623F2" w:rsidRDefault="00A623F2" w:rsidP="00312556">
      <w:pPr>
        <w:jc w:val="center"/>
        <w:rPr>
          <w:rFonts w:ascii="Times New Roman" w:hAnsi="Times New Roman" w:cs="Times New Roman"/>
          <w:b/>
          <w:bCs/>
          <w:sz w:val="28"/>
          <w:szCs w:val="28"/>
        </w:rPr>
      </w:pPr>
    </w:p>
    <w:p w14:paraId="0623EB42" w14:textId="77777777" w:rsidR="00A623F2" w:rsidRDefault="00A623F2" w:rsidP="00312556">
      <w:pPr>
        <w:jc w:val="center"/>
        <w:rPr>
          <w:rFonts w:ascii="Times New Roman" w:hAnsi="Times New Roman" w:cs="Times New Roman"/>
          <w:b/>
          <w:bCs/>
          <w:sz w:val="28"/>
          <w:szCs w:val="28"/>
        </w:rPr>
      </w:pPr>
    </w:p>
    <w:p w14:paraId="794CE7DA" w14:textId="77777777" w:rsidR="00A623F2" w:rsidRDefault="00A623F2" w:rsidP="00312556">
      <w:pPr>
        <w:jc w:val="center"/>
        <w:rPr>
          <w:rFonts w:ascii="Times New Roman" w:hAnsi="Times New Roman" w:cs="Times New Roman"/>
          <w:b/>
          <w:bCs/>
          <w:sz w:val="28"/>
          <w:szCs w:val="28"/>
        </w:rPr>
      </w:pPr>
    </w:p>
    <w:p w14:paraId="76931FB6" w14:textId="7ED46562" w:rsidR="00552560" w:rsidRPr="00A623F2" w:rsidRDefault="00312556" w:rsidP="00312556">
      <w:pPr>
        <w:jc w:val="center"/>
        <w:rPr>
          <w:rFonts w:ascii="Times New Roman" w:hAnsi="Times New Roman" w:cs="Times New Roman"/>
          <w:b/>
        </w:rPr>
      </w:pPr>
      <w:r w:rsidRPr="09976441">
        <w:rPr>
          <w:rFonts w:ascii="Times New Roman" w:hAnsi="Times New Roman" w:cs="Times New Roman"/>
          <w:b/>
        </w:rPr>
        <w:t>STAT515</w:t>
      </w:r>
      <w:r w:rsidR="53A89555" w:rsidRPr="09976441">
        <w:rPr>
          <w:rFonts w:ascii="Times New Roman" w:hAnsi="Times New Roman" w:cs="Times New Roman"/>
          <w:b/>
          <w:bCs/>
        </w:rPr>
        <w:t xml:space="preserve"> </w:t>
      </w:r>
      <w:r w:rsidRPr="09976441">
        <w:rPr>
          <w:rFonts w:ascii="Times New Roman" w:hAnsi="Times New Roman" w:cs="Times New Roman"/>
          <w:b/>
          <w:bCs/>
        </w:rPr>
        <w:t>Mid</w:t>
      </w:r>
      <w:r w:rsidR="32F8E914" w:rsidRPr="09976441">
        <w:rPr>
          <w:rFonts w:ascii="Times New Roman" w:hAnsi="Times New Roman" w:cs="Times New Roman"/>
          <w:b/>
          <w:bCs/>
        </w:rPr>
        <w:t>-</w:t>
      </w:r>
      <w:r w:rsidRPr="09976441">
        <w:rPr>
          <w:rFonts w:ascii="Times New Roman" w:hAnsi="Times New Roman" w:cs="Times New Roman"/>
          <w:b/>
        </w:rPr>
        <w:t>Project</w:t>
      </w:r>
      <w:r w:rsidR="4BDED5F7" w:rsidRPr="09976441">
        <w:rPr>
          <w:rFonts w:ascii="Times New Roman" w:hAnsi="Times New Roman" w:cs="Times New Roman"/>
          <w:b/>
          <w:bCs/>
        </w:rPr>
        <w:t>:</w:t>
      </w:r>
      <w:r w:rsidRPr="09976441">
        <w:rPr>
          <w:rFonts w:ascii="Times New Roman" w:hAnsi="Times New Roman" w:cs="Times New Roman"/>
          <w:b/>
          <w:bCs/>
        </w:rPr>
        <w:t xml:space="preserve"> </w:t>
      </w:r>
      <w:r w:rsidR="4B7F1A37" w:rsidRPr="09976441">
        <w:rPr>
          <w:rFonts w:ascii="Times New Roman" w:hAnsi="Times New Roman" w:cs="Times New Roman"/>
          <w:b/>
          <w:bCs/>
        </w:rPr>
        <w:t xml:space="preserve"> </w:t>
      </w:r>
      <w:r w:rsidR="00A623F2" w:rsidRPr="09976441">
        <w:rPr>
          <w:rFonts w:ascii="Times New Roman" w:hAnsi="Times New Roman" w:cs="Times New Roman"/>
          <w:b/>
        </w:rPr>
        <w:t>Incorrect Data Visualization and Redesign</w:t>
      </w:r>
    </w:p>
    <w:p w14:paraId="19270F6A" w14:textId="649AF1A8" w:rsidR="00A623F2" w:rsidRDefault="00A623F2" w:rsidP="00312556">
      <w:pPr>
        <w:jc w:val="center"/>
        <w:rPr>
          <w:rFonts w:ascii="Times New Roman" w:hAnsi="Times New Roman" w:cs="Times New Roman"/>
          <w:b/>
        </w:rPr>
      </w:pPr>
      <w:r w:rsidRPr="0C92F7B9">
        <w:rPr>
          <w:rFonts w:ascii="Times New Roman" w:hAnsi="Times New Roman" w:cs="Times New Roman"/>
          <w:b/>
          <w:bCs/>
        </w:rPr>
        <w:t xml:space="preserve"> </w:t>
      </w:r>
    </w:p>
    <w:p w14:paraId="6696C480" w14:textId="33543EA4" w:rsidR="00312556" w:rsidRDefault="00312556" w:rsidP="00312556">
      <w:pPr>
        <w:jc w:val="center"/>
        <w:rPr>
          <w:rFonts w:ascii="Times New Roman" w:hAnsi="Times New Roman" w:cs="Times New Roman"/>
          <w:b/>
        </w:rPr>
      </w:pPr>
      <w:r w:rsidRPr="09976441">
        <w:rPr>
          <w:rFonts w:ascii="Times New Roman" w:hAnsi="Times New Roman" w:cs="Times New Roman"/>
          <w:b/>
        </w:rPr>
        <w:t>Group #2</w:t>
      </w:r>
    </w:p>
    <w:p w14:paraId="41F3EE19" w14:textId="755CCAFB" w:rsidR="00312556" w:rsidRDefault="00312556" w:rsidP="00312556">
      <w:pPr>
        <w:jc w:val="center"/>
        <w:rPr>
          <w:rFonts w:ascii="Times New Roman" w:hAnsi="Times New Roman" w:cs="Times New Roman"/>
          <w:b/>
        </w:rPr>
      </w:pPr>
      <w:proofErr w:type="spellStart"/>
      <w:r w:rsidRPr="09976441">
        <w:rPr>
          <w:rFonts w:ascii="Times New Roman" w:hAnsi="Times New Roman" w:cs="Times New Roman"/>
          <w:b/>
        </w:rPr>
        <w:t>Mykola</w:t>
      </w:r>
      <w:proofErr w:type="spellEnd"/>
      <w:r w:rsidRPr="09976441">
        <w:rPr>
          <w:rFonts w:ascii="Times New Roman" w:hAnsi="Times New Roman" w:cs="Times New Roman"/>
          <w:b/>
        </w:rPr>
        <w:t xml:space="preserve"> </w:t>
      </w:r>
      <w:proofErr w:type="spellStart"/>
      <w:r w:rsidRPr="09976441">
        <w:rPr>
          <w:rFonts w:ascii="Times New Roman" w:hAnsi="Times New Roman" w:cs="Times New Roman"/>
          <w:b/>
        </w:rPr>
        <w:t>Signayevskyy</w:t>
      </w:r>
      <w:proofErr w:type="spellEnd"/>
    </w:p>
    <w:p w14:paraId="03E3F846" w14:textId="0943E6B1" w:rsidR="00312556" w:rsidRDefault="10848AE0" w:rsidP="00312556">
      <w:pPr>
        <w:jc w:val="center"/>
        <w:rPr>
          <w:rFonts w:ascii="Times New Roman" w:hAnsi="Times New Roman" w:cs="Times New Roman"/>
          <w:b/>
        </w:rPr>
      </w:pPr>
      <w:r w:rsidRPr="09976441">
        <w:rPr>
          <w:rFonts w:ascii="Times New Roman" w:hAnsi="Times New Roman" w:cs="Times New Roman"/>
          <w:b/>
        </w:rPr>
        <w:t xml:space="preserve">Zhang </w:t>
      </w:r>
      <w:proofErr w:type="spellStart"/>
      <w:r w:rsidRPr="09976441">
        <w:rPr>
          <w:rFonts w:ascii="Times New Roman" w:hAnsi="Times New Roman" w:cs="Times New Roman"/>
          <w:b/>
        </w:rPr>
        <w:t>Huairuo</w:t>
      </w:r>
      <w:proofErr w:type="spellEnd"/>
    </w:p>
    <w:p w14:paraId="76A498E4" w14:textId="3F38E2C4" w:rsidR="00312556" w:rsidRDefault="00312556" w:rsidP="00312556">
      <w:pPr>
        <w:jc w:val="center"/>
        <w:rPr>
          <w:rFonts w:ascii="Times New Roman" w:hAnsi="Times New Roman" w:cs="Times New Roman"/>
          <w:b/>
        </w:rPr>
      </w:pPr>
      <w:r w:rsidRPr="09976441">
        <w:rPr>
          <w:rFonts w:ascii="Times New Roman" w:hAnsi="Times New Roman" w:cs="Times New Roman"/>
          <w:b/>
        </w:rPr>
        <w:t xml:space="preserve">Zeeshan </w:t>
      </w:r>
      <w:r w:rsidR="0D2EABCD" w:rsidRPr="09976441">
        <w:rPr>
          <w:rFonts w:ascii="Times New Roman" w:hAnsi="Times New Roman" w:cs="Times New Roman"/>
          <w:b/>
        </w:rPr>
        <w:t>Khalid</w:t>
      </w:r>
    </w:p>
    <w:p w14:paraId="571FE6A0" w14:textId="31BA51BF" w:rsidR="00EC051A" w:rsidRDefault="048466FA" w:rsidP="00312556">
      <w:pPr>
        <w:jc w:val="center"/>
        <w:rPr>
          <w:rFonts w:ascii="Times New Roman" w:hAnsi="Times New Roman" w:cs="Times New Roman"/>
          <w:b/>
        </w:rPr>
      </w:pPr>
      <w:r w:rsidRPr="2DAF7570">
        <w:rPr>
          <w:rFonts w:ascii="Times New Roman" w:hAnsi="Times New Roman" w:cs="Times New Roman"/>
          <w:b/>
          <w:bCs/>
        </w:rPr>
        <w:t>George Mason University</w:t>
      </w:r>
    </w:p>
    <w:p w14:paraId="72C09E33" w14:textId="31390A24" w:rsidR="048466FA" w:rsidRDefault="048466FA" w:rsidP="2DAF7570">
      <w:pPr>
        <w:jc w:val="center"/>
        <w:rPr>
          <w:rFonts w:ascii="Times New Roman" w:eastAsia="Times New Roman" w:hAnsi="Times New Roman" w:cs="Times New Roman"/>
          <w:b/>
        </w:rPr>
      </w:pPr>
      <w:r w:rsidRPr="2DAF7570">
        <w:rPr>
          <w:rFonts w:ascii="Times New Roman" w:hAnsi="Times New Roman" w:cs="Times New Roman"/>
          <w:b/>
          <w:bCs/>
        </w:rPr>
        <w:t>Professor</w:t>
      </w:r>
      <w:r w:rsidRPr="0C65FA37">
        <w:rPr>
          <w:rFonts w:ascii="Times New Roman" w:eastAsia="Times New Roman" w:hAnsi="Times New Roman" w:cs="Times New Roman"/>
          <w:b/>
        </w:rPr>
        <w:t xml:space="preserve"> </w:t>
      </w:r>
      <w:r w:rsidR="6162605B" w:rsidRPr="0C65FA37">
        <w:rPr>
          <w:rFonts w:ascii="Times New Roman" w:eastAsia="Times New Roman" w:hAnsi="Times New Roman" w:cs="Times New Roman"/>
          <w:b/>
          <w:bCs/>
          <w:color w:val="000000" w:themeColor="text1"/>
        </w:rPr>
        <w:t>Dassanayake</w:t>
      </w:r>
    </w:p>
    <w:p w14:paraId="58259CEA" w14:textId="03F951E4" w:rsidR="0C65FA37" w:rsidRDefault="6162605B" w:rsidP="0C65FA37">
      <w:pPr>
        <w:jc w:val="center"/>
        <w:rPr>
          <w:rFonts w:ascii="Times New Roman" w:eastAsia="Times New Roman" w:hAnsi="Times New Roman" w:cs="Times New Roman"/>
          <w:b/>
          <w:bCs/>
          <w:color w:val="000000" w:themeColor="text1"/>
        </w:rPr>
      </w:pPr>
      <w:r w:rsidRPr="290BF727">
        <w:rPr>
          <w:rFonts w:ascii="Times New Roman" w:eastAsia="Times New Roman" w:hAnsi="Times New Roman" w:cs="Times New Roman"/>
          <w:b/>
          <w:bCs/>
          <w:color w:val="000000" w:themeColor="text1"/>
        </w:rPr>
        <w:t>March 9, 2023</w:t>
      </w:r>
    </w:p>
    <w:p w14:paraId="2C8FEDFB" w14:textId="77777777" w:rsidR="00EC051A" w:rsidRDefault="00EC051A" w:rsidP="00312556">
      <w:pPr>
        <w:jc w:val="center"/>
        <w:rPr>
          <w:rFonts w:ascii="Times New Roman" w:hAnsi="Times New Roman" w:cs="Times New Roman"/>
          <w:b/>
          <w:bCs/>
          <w:sz w:val="28"/>
          <w:szCs w:val="28"/>
        </w:rPr>
      </w:pPr>
    </w:p>
    <w:p w14:paraId="565594E1" w14:textId="5A977D90" w:rsidR="45A6B82E" w:rsidRDefault="45A6B82E" w:rsidP="48AF588F">
      <w:r>
        <w:br w:type="page"/>
      </w:r>
    </w:p>
    <w:p w14:paraId="104559CC" w14:textId="77777777" w:rsidR="007F1817" w:rsidRDefault="007F1817" w:rsidP="007F1817">
      <w:pPr>
        <w:rPr>
          <w:rFonts w:ascii="Times New Roman" w:hAnsi="Times New Roman" w:cs="Times New Roman"/>
          <w:b/>
          <w:bCs/>
        </w:rPr>
      </w:pPr>
      <w:r w:rsidRPr="3718A566">
        <w:rPr>
          <w:rFonts w:ascii="Times New Roman" w:hAnsi="Times New Roman" w:cs="Times New Roman"/>
          <w:b/>
          <w:bCs/>
        </w:rPr>
        <w:lastRenderedPageBreak/>
        <w:t xml:space="preserve">Introduction </w:t>
      </w:r>
    </w:p>
    <w:p w14:paraId="6B1825FB" w14:textId="5E1DB476" w:rsidR="007F1817" w:rsidRDefault="007F1817" w:rsidP="007F1817">
      <w:pPr>
        <w:rPr>
          <w:rFonts w:ascii="Times New Roman" w:hAnsi="Times New Roman" w:cs="Times New Roman"/>
          <w:b/>
          <w:bCs/>
        </w:rPr>
      </w:pPr>
    </w:p>
    <w:p w14:paraId="4C03E9C1" w14:textId="740D5AFE" w:rsidR="007F1817" w:rsidRDefault="007F1817" w:rsidP="007F1817">
      <w:pPr>
        <w:ind w:firstLine="720"/>
        <w:jc w:val="both"/>
        <w:rPr>
          <w:rFonts w:ascii="Times New Roman" w:hAnsi="Times New Roman" w:cs="Times New Roman"/>
        </w:rPr>
      </w:pPr>
      <w:r w:rsidRPr="3718A566">
        <w:rPr>
          <w:rFonts w:ascii="Times New Roman" w:hAnsi="Times New Roman" w:cs="Times New Roman"/>
        </w:rPr>
        <w:t xml:space="preserve">A vital technique for conveying complex information in an understandable and visible way is data visualization. Data visualizations, however, are not all made equal. Inappropriate or poorly constructed visualizations can be deceptive, ambiguous, or even outright misleading, resulting in wrong inferences and decisions. Graphs are one of the most frequent causes of poor visualization. </w:t>
      </w:r>
    </w:p>
    <w:p w14:paraId="15187D1F" w14:textId="610D197C" w:rsidR="007F1817" w:rsidRDefault="007F1817" w:rsidP="007F1817">
      <w:pPr>
        <w:ind w:firstLine="720"/>
        <w:jc w:val="both"/>
        <w:rPr>
          <w:rFonts w:ascii="Times New Roman" w:hAnsi="Times New Roman" w:cs="Times New Roman"/>
        </w:rPr>
      </w:pPr>
      <w:r w:rsidRPr="3718A566">
        <w:rPr>
          <w:rFonts w:ascii="Times New Roman" w:hAnsi="Times New Roman" w:cs="Times New Roman"/>
        </w:rPr>
        <w:t>Although popular and effective, graphs can be misleading and confusing if they are not used properly. An improper interpretation of the data can be produced by a badly constructed graph, which can result in erroneous conclusions. Such misunderstandings can have major repercussions, particularly in industries like public policy, finance, or medicine.</w:t>
      </w:r>
    </w:p>
    <w:p w14:paraId="01169005" w14:textId="4BFFD4E5" w:rsidR="007F1817" w:rsidRDefault="007F1817" w:rsidP="007F1817">
      <w:pPr>
        <w:spacing w:line="259" w:lineRule="auto"/>
        <w:ind w:firstLine="720"/>
        <w:rPr>
          <w:rFonts w:ascii="Times New Roman" w:hAnsi="Times New Roman" w:cs="Times New Roman"/>
        </w:rPr>
      </w:pPr>
      <w:r w:rsidRPr="3718A566">
        <w:rPr>
          <w:rFonts w:ascii="Times New Roman" w:hAnsi="Times New Roman" w:cs="Times New Roman"/>
        </w:rPr>
        <w:t>The good examples of poor created graphs that can lead to giant public disinformation are old FOX TV channel graphs. (FOX News</w:t>
      </w:r>
      <w:r w:rsidRPr="3718A566">
        <w:rPr>
          <w:rFonts w:ascii="Times New Roman" w:eastAsia="Times New Roman" w:hAnsi="Times New Roman" w:cs="Times New Roman"/>
          <w:color w:val="374151"/>
        </w:rPr>
        <w:t xml:space="preserve">, </w:t>
      </w:r>
      <w:r w:rsidRPr="3718A566">
        <w:rPr>
          <w:rFonts w:ascii="Times New Roman" w:hAnsi="Times New Roman" w:cs="Times New Roman"/>
        </w:rPr>
        <w:t>2013)</w:t>
      </w:r>
      <w:r>
        <w:rPr>
          <w:rFonts w:ascii="Times New Roman" w:hAnsi="Times New Roman" w:cs="Times New Roman"/>
        </w:rPr>
        <w:t>.</w:t>
      </w:r>
    </w:p>
    <w:p w14:paraId="3DB86BFC" w14:textId="30973121" w:rsidR="007F1817" w:rsidRDefault="000F2796" w:rsidP="007F1817">
      <w:pPr>
        <w:spacing w:line="259" w:lineRule="auto"/>
        <w:ind w:firstLine="720"/>
        <w:jc w:val="both"/>
        <w:rPr>
          <w:rFonts w:ascii="Times New Roman" w:hAnsi="Times New Roman" w:cs="Times New Roman"/>
        </w:rPr>
      </w:pPr>
      <w:r>
        <w:rPr>
          <w:noProof/>
        </w:rPr>
        <w:drawing>
          <wp:anchor distT="0" distB="0" distL="114300" distR="114300" simplePos="0" relativeHeight="251658240" behindDoc="0" locked="0" layoutInCell="1" allowOverlap="1" wp14:anchorId="62DD0B5C" wp14:editId="7E457A8F">
            <wp:simplePos x="0" y="0"/>
            <wp:positionH relativeFrom="column">
              <wp:posOffset>0</wp:posOffset>
            </wp:positionH>
            <wp:positionV relativeFrom="paragraph">
              <wp:posOffset>-1905</wp:posOffset>
            </wp:positionV>
            <wp:extent cx="4255135" cy="3011805"/>
            <wp:effectExtent l="0" t="0" r="0" b="0"/>
            <wp:wrapSquare wrapText="bothSides"/>
            <wp:docPr id="1038131547" name="Picture 103813154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131547" name="Picture 1038131547" descr="Graphical user interface&#10;&#10;Description automatically generated"/>
                    <pic:cNvPicPr/>
                  </pic:nvPicPr>
                  <pic:blipFill rotWithShape="1">
                    <a:blip r:embed="rId8">
                      <a:extLst>
                        <a:ext uri="{28A0092B-C50C-407E-A947-70E740481C1C}">
                          <a14:useLocalDpi xmlns:a14="http://schemas.microsoft.com/office/drawing/2010/main" val="0"/>
                        </a:ext>
                      </a:extLst>
                    </a:blip>
                    <a:srcRect b="5091"/>
                    <a:stretch/>
                  </pic:blipFill>
                  <pic:spPr bwMode="auto">
                    <a:xfrm>
                      <a:off x="0" y="0"/>
                      <a:ext cx="4255135" cy="30118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7137976" w14:textId="11BEF77F" w:rsidR="007F1817" w:rsidRPr="00D275D2" w:rsidRDefault="00D933A2" w:rsidP="007F1817">
      <w:pPr>
        <w:spacing w:line="259" w:lineRule="auto"/>
        <w:ind w:firstLine="720"/>
        <w:jc w:val="both"/>
        <w:rPr>
          <w:rFonts w:ascii="Times New Roman" w:eastAsia="Times New Roman" w:hAnsi="Times New Roman" w:cs="Times New Roman"/>
          <w:color w:val="000000" w:themeColor="text1"/>
        </w:rPr>
      </w:pPr>
      <w:r>
        <w:rPr>
          <w:noProof/>
        </w:rPr>
        <mc:AlternateContent>
          <mc:Choice Requires="wps">
            <w:drawing>
              <wp:anchor distT="0" distB="0" distL="114300" distR="114300" simplePos="0" relativeHeight="251658245" behindDoc="0" locked="0" layoutInCell="1" allowOverlap="1" wp14:anchorId="327BE7B6" wp14:editId="0A23FD5C">
                <wp:simplePos x="0" y="0"/>
                <wp:positionH relativeFrom="column">
                  <wp:posOffset>0</wp:posOffset>
                </wp:positionH>
                <wp:positionV relativeFrom="paragraph">
                  <wp:posOffset>2668045</wp:posOffset>
                </wp:positionV>
                <wp:extent cx="4255135" cy="152400"/>
                <wp:effectExtent l="0" t="0" r="0" b="0"/>
                <wp:wrapSquare wrapText="bothSides"/>
                <wp:docPr id="6" name="Text Box 6"/>
                <wp:cNvGraphicFramePr/>
                <a:graphic xmlns:a="http://schemas.openxmlformats.org/drawingml/2006/main">
                  <a:graphicData uri="http://schemas.microsoft.com/office/word/2010/wordprocessingShape">
                    <wps:wsp>
                      <wps:cNvSpPr txBox="1"/>
                      <wps:spPr>
                        <a:xfrm>
                          <a:off x="0" y="0"/>
                          <a:ext cx="4255135" cy="152400"/>
                        </a:xfrm>
                        <a:prstGeom prst="rect">
                          <a:avLst/>
                        </a:prstGeom>
                        <a:solidFill>
                          <a:prstClr val="white"/>
                        </a:solidFill>
                        <a:ln>
                          <a:noFill/>
                        </a:ln>
                      </wps:spPr>
                      <wps:txbx>
                        <w:txbxContent>
                          <w:p w14:paraId="4B2938DB" w14:textId="1A9AD3A7" w:rsidR="00D933A2" w:rsidRPr="00194E2F" w:rsidRDefault="00D933A2" w:rsidP="00D933A2">
                            <w:pPr>
                              <w:pStyle w:val="Caption"/>
                              <w:rPr>
                                <w:rFonts w:ascii="Times New Roman" w:hAnsi="Times New Roman" w:cs="Times New Roman"/>
                              </w:rPr>
                            </w:pPr>
                            <w:r>
                              <w:t xml:space="preserve">Figure </w:t>
                            </w:r>
                            <w:r>
                              <w:fldChar w:fldCharType="begin"/>
                            </w:r>
                            <w:r>
                              <w:instrText xml:space="preserve"> SEQ Figure \* ARABIC </w:instrText>
                            </w:r>
                            <w:r>
                              <w:fldChar w:fldCharType="separate"/>
                            </w:r>
                            <w:r w:rsidR="003B6EBA">
                              <w:rPr>
                                <w:noProof/>
                              </w:rPr>
                              <w:t>1</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27BE7B6" id="_x0000_t202" coordsize="21600,21600" o:spt="202" path="m,l,21600r21600,l21600,xe">
                <v:stroke joinstyle="miter"/>
                <v:path gradientshapeok="t" o:connecttype="rect"/>
              </v:shapetype>
              <v:shape id="Text Box 6" o:spid="_x0000_s1026" type="#_x0000_t202" style="position:absolute;left:0;text-align:left;margin-left:0;margin-top:210.1pt;width:335.05pt;height:12pt;z-index:251658245;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" stroked="f">
                <v:textbox inset="0,0,0,0">
                  <w:txbxContent>
                    <w:p w14:paraId="4B2938DB" w14:textId="1A9AD3A7" w:rsidR="00D933A2" w:rsidRPr="00194E2F" w:rsidRDefault="00D933A2" w:rsidP="00D933A2">
                      <w:pPr>
                        <w:pStyle w:val="Caption"/>
                        <w:rPr>
                          <w:rFonts w:ascii="Times New Roman" w:hAnsi="Times New Roman" w:cs="Times New Roman"/>
                        </w:rPr>
                      </w:pPr>
                      <w:r>
                        <w:t xml:space="preserve">Figure </w:t>
                      </w:r>
                      <w:r>
                        <w:fldChar w:fldCharType="begin"/>
                      </w:r>
                      <w:r>
                        <w:instrText xml:space="preserve"> SEQ Figure \* ARABIC </w:instrText>
                      </w:r>
                      <w:r>
                        <w:fldChar w:fldCharType="separate"/>
                      </w:r>
                      <w:r w:rsidR="003B6EBA">
                        <w:rPr>
                          <w:noProof/>
                        </w:rPr>
                        <w:t>1</w:t>
                      </w:r>
                      <w:r>
                        <w:fldChar w:fldCharType="end"/>
                      </w:r>
                    </w:p>
                  </w:txbxContent>
                </v:textbox>
                <w10:wrap type="square"/>
              </v:shape>
            </w:pict>
          </mc:Fallback>
        </mc:AlternateContent>
      </w:r>
      <w:r w:rsidR="007F1817" w:rsidRPr="3718A566">
        <w:rPr>
          <w:rFonts w:ascii="Times New Roman" w:hAnsi="Times New Roman" w:cs="Times New Roman"/>
        </w:rPr>
        <w:t xml:space="preserve">The graph represents the tax rate of two different dates. “This is a terrible Fox News graphs, including one that tried to show the top marginal tax rate exploding under former President Barack Obama, even though the actual </w:t>
      </w:r>
      <w:r w:rsidR="007F1817" w:rsidRPr="00D275D2">
        <w:rPr>
          <w:rFonts w:ascii="Times New Roman" w:hAnsi="Times New Roman" w:cs="Times New Roman"/>
          <w:color w:val="000000" w:themeColor="text1"/>
        </w:rPr>
        <w:t>increase was from 35 percent to 39.6 percent.” (</w:t>
      </w:r>
      <w:r w:rsidR="007F1817" w:rsidRPr="00D275D2">
        <w:rPr>
          <w:rFonts w:ascii="Times New Roman" w:eastAsia="Times New Roman" w:hAnsi="Times New Roman" w:cs="Times New Roman"/>
          <w:color w:val="000000" w:themeColor="text1"/>
        </w:rPr>
        <w:t>Reed, 2021). The main problem with the graph is that the Y scale was not taken from zero but from a value of 34% and ends at 42%. Such a scale distorts the visualization and shows a small difference of a few percent as a huge gain.</w:t>
      </w:r>
    </w:p>
    <w:p w14:paraId="712798AD" w14:textId="77777777" w:rsidR="007F1817" w:rsidRPr="00721F89" w:rsidRDefault="007F1817" w:rsidP="007F1817">
      <w:pPr>
        <w:spacing w:line="259" w:lineRule="auto"/>
        <w:ind w:firstLine="720"/>
        <w:jc w:val="both"/>
        <w:rPr>
          <w:rFonts w:ascii="Times New Roman" w:eastAsia="Times New Roman" w:hAnsi="Times New Roman" w:cs="Times New Roman"/>
          <w:color w:val="000000" w:themeColor="text1"/>
        </w:rPr>
      </w:pPr>
      <w:r w:rsidRPr="00D275D2">
        <w:rPr>
          <w:rFonts w:ascii="Times New Roman" w:hAnsi="Times New Roman" w:cs="Times New Roman"/>
          <w:noProof/>
          <w:color w:val="000000" w:themeColor="text1"/>
        </w:rPr>
        <w:drawing>
          <wp:anchor distT="0" distB="0" distL="114300" distR="114300" simplePos="0" relativeHeight="251658241" behindDoc="0" locked="0" layoutInCell="1" allowOverlap="1" wp14:anchorId="6D88D72C" wp14:editId="4F494E55">
            <wp:simplePos x="0" y="0"/>
            <wp:positionH relativeFrom="column">
              <wp:posOffset>-568</wp:posOffset>
            </wp:positionH>
            <wp:positionV relativeFrom="paragraph">
              <wp:posOffset>192405</wp:posOffset>
            </wp:positionV>
            <wp:extent cx="2498090" cy="1403350"/>
            <wp:effectExtent l="0" t="0" r="3810" b="6350"/>
            <wp:wrapSquare wrapText="bothSides"/>
            <wp:docPr id="1" name="Picture 1" descr="A picture containing text, scor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scoreboard&#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498090" cy="1403350"/>
                    </a:xfrm>
                    <a:prstGeom prst="rect">
                      <a:avLst/>
                    </a:prstGeom>
                  </pic:spPr>
                </pic:pic>
              </a:graphicData>
            </a:graphic>
            <wp14:sizeRelH relativeFrom="page">
              <wp14:pctWidth>0</wp14:pctWidth>
            </wp14:sizeRelH>
            <wp14:sizeRelV relativeFrom="page">
              <wp14:pctHeight>0</wp14:pctHeight>
            </wp14:sizeRelV>
          </wp:anchor>
        </w:drawing>
      </w:r>
      <w:r w:rsidRPr="00D275D2">
        <w:rPr>
          <w:rFonts w:ascii="Times New Roman" w:eastAsia="Times New Roman" w:hAnsi="Times New Roman" w:cs="Times New Roman"/>
          <w:color w:val="000000" w:themeColor="text1"/>
        </w:rPr>
        <w:t>In 2019, FOX News channel showed the graph</w:t>
      </w:r>
      <w:r>
        <w:rPr>
          <w:rFonts w:ascii="Times New Roman" w:eastAsia="Times New Roman" w:hAnsi="Times New Roman" w:cs="Times New Roman"/>
          <w:color w:val="000000" w:themeColor="text1"/>
        </w:rPr>
        <w:t xml:space="preserve"> </w:t>
      </w:r>
      <w:r w:rsidRPr="00D275D2">
        <w:rPr>
          <w:rFonts w:ascii="Times New Roman" w:eastAsia="Times New Roman" w:hAnsi="Times New Roman" w:cs="Times New Roman"/>
          <w:color w:val="000000" w:themeColor="text1"/>
        </w:rPr>
        <w:t>(</w:t>
      </w:r>
      <w:r w:rsidRPr="00D275D2">
        <w:rPr>
          <w:rFonts w:ascii="Times New Roman" w:hAnsi="Times New Roman" w:cs="Times New Roman"/>
          <w:color w:val="000000" w:themeColor="text1"/>
        </w:rPr>
        <w:t>FOX News</w:t>
      </w:r>
      <w:r w:rsidRPr="00D275D2">
        <w:rPr>
          <w:rFonts w:ascii="Times New Roman" w:eastAsia="Times New Roman" w:hAnsi="Times New Roman" w:cs="Times New Roman"/>
          <w:color w:val="000000" w:themeColor="text1"/>
        </w:rPr>
        <w:t xml:space="preserve">, </w:t>
      </w:r>
      <w:r w:rsidRPr="00D275D2">
        <w:rPr>
          <w:rFonts w:ascii="Times New Roman" w:hAnsi="Times New Roman" w:cs="Times New Roman"/>
          <w:color w:val="000000" w:themeColor="text1"/>
        </w:rPr>
        <w:t>2019</w:t>
      </w:r>
      <w:r>
        <w:rPr>
          <w:rFonts w:ascii="Times New Roman" w:hAnsi="Times New Roman" w:cs="Times New Roman"/>
          <w:color w:val="000000" w:themeColor="text1"/>
        </w:rPr>
        <w:t>)</w:t>
      </w:r>
      <w:r w:rsidRPr="00D275D2">
        <w:rPr>
          <w:rFonts w:ascii="Times New Roman" w:eastAsia="Times New Roman" w:hAnsi="Times New Roman" w:cs="Times New Roman"/>
          <w:color w:val="000000" w:themeColor="text1"/>
        </w:rPr>
        <w:t xml:space="preserve"> that represents the percentage </w:t>
      </w:r>
      <w:proofErr w:type="gramStart"/>
      <w:r w:rsidRPr="00D275D2">
        <w:rPr>
          <w:rFonts w:ascii="Times New Roman" w:eastAsia="Times New Roman" w:hAnsi="Times New Roman" w:cs="Times New Roman"/>
          <w:color w:val="000000" w:themeColor="text1"/>
        </w:rPr>
        <w:t xml:space="preserve">of </w:t>
      </w:r>
      <w:r>
        <w:rPr>
          <w:rFonts w:ascii="Times New Roman" w:eastAsia="Times New Roman" w:hAnsi="Times New Roman" w:cs="Times New Roman"/>
          <w:color w:val="000000" w:themeColor="text1"/>
        </w:rPr>
        <w:t xml:space="preserve"> </w:t>
      </w:r>
      <w:r w:rsidRPr="00D275D2">
        <w:rPr>
          <w:rFonts w:ascii="Times New Roman" w:hAnsi="Times New Roman" w:cs="Times New Roman"/>
          <w:color w:val="000000" w:themeColor="text1"/>
        </w:rPr>
        <w:t>Americans</w:t>
      </w:r>
      <w:proofErr w:type="gramEnd"/>
      <w:r w:rsidRPr="00D275D2">
        <w:rPr>
          <w:rFonts w:ascii="Times New Roman" w:hAnsi="Times New Roman" w:cs="Times New Roman"/>
          <w:color w:val="000000" w:themeColor="text1"/>
        </w:rPr>
        <w:t xml:space="preserve"> that identifying as Christians. “The graph only showed a modest decline from 77 percent to 65 percent, </w:t>
      </w:r>
      <w:r w:rsidRPr="00FC122C">
        <w:rPr>
          <w:rFonts w:ascii="Times New Roman" w:hAnsi="Times New Roman" w:cs="Times New Roman"/>
        </w:rPr>
        <w:t>even though Carlson's graph made the decline appear far steeper than it was</w:t>
      </w:r>
      <w:r>
        <w:rPr>
          <w:rFonts w:ascii="Times New Roman" w:hAnsi="Times New Roman" w:cs="Times New Roman"/>
        </w:rPr>
        <w:t>.” (</w:t>
      </w:r>
      <w:r w:rsidRPr="000C69A0">
        <w:rPr>
          <w:rFonts w:ascii="Times New Roman" w:hAnsi="Times New Roman" w:cs="Times New Roman"/>
        </w:rPr>
        <w:t>Reed, 2021). The examples above are only a drop in an ocean of incorrect charts that manipulate data.</w:t>
      </w:r>
    </w:p>
    <w:p w14:paraId="19BA76E5" w14:textId="2C5532C9" w:rsidR="007F1817" w:rsidRDefault="00D933A2" w:rsidP="007F1817">
      <w:pPr>
        <w:ind w:firstLine="720"/>
        <w:jc w:val="both"/>
        <w:rPr>
          <w:rFonts w:ascii="Times New Roman" w:hAnsi="Times New Roman" w:cs="Times New Roman"/>
        </w:rPr>
      </w:pPr>
      <w:r>
        <w:rPr>
          <w:noProof/>
        </w:rPr>
        <mc:AlternateContent>
          <mc:Choice Requires="wps">
            <w:drawing>
              <wp:anchor distT="0" distB="0" distL="114300" distR="114300" simplePos="0" relativeHeight="251658246" behindDoc="0" locked="0" layoutInCell="1" allowOverlap="1" wp14:anchorId="4FD5D2F8" wp14:editId="4EB020A9">
                <wp:simplePos x="0" y="0"/>
                <wp:positionH relativeFrom="column">
                  <wp:posOffset>0</wp:posOffset>
                </wp:positionH>
                <wp:positionV relativeFrom="paragraph">
                  <wp:posOffset>143510</wp:posOffset>
                </wp:positionV>
                <wp:extent cx="2498090" cy="152400"/>
                <wp:effectExtent l="0" t="0" r="3810" b="0"/>
                <wp:wrapSquare wrapText="bothSides"/>
                <wp:docPr id="7" name="Text Box 7"/>
                <wp:cNvGraphicFramePr/>
                <a:graphic xmlns:a="http://schemas.openxmlformats.org/drawingml/2006/main">
                  <a:graphicData uri="http://schemas.microsoft.com/office/word/2010/wordprocessingShape">
                    <wps:wsp>
                      <wps:cNvSpPr txBox="1"/>
                      <wps:spPr>
                        <a:xfrm>
                          <a:off x="0" y="0"/>
                          <a:ext cx="2498090" cy="152400"/>
                        </a:xfrm>
                        <a:prstGeom prst="rect">
                          <a:avLst/>
                        </a:prstGeom>
                        <a:solidFill>
                          <a:prstClr val="white"/>
                        </a:solidFill>
                        <a:ln>
                          <a:noFill/>
                        </a:ln>
                      </wps:spPr>
                      <wps:txbx>
                        <w:txbxContent>
                          <w:p w14:paraId="5ED877E9" w14:textId="63C1413B" w:rsidR="00D933A2" w:rsidRPr="001807B7" w:rsidRDefault="00D933A2" w:rsidP="00D933A2">
                            <w:pPr>
                              <w:pStyle w:val="Caption"/>
                              <w:rPr>
                                <w:rFonts w:ascii="Times New Roman" w:hAnsi="Times New Roman" w:cs="Times New Roman"/>
                                <w:noProof/>
                                <w:color w:val="000000" w:themeColor="text1"/>
                              </w:rPr>
                            </w:pPr>
                            <w:r>
                              <w:t xml:space="preserve">Figure </w:t>
                            </w:r>
                            <w:r>
                              <w:fldChar w:fldCharType="begin"/>
                            </w:r>
                            <w:r>
                              <w:instrText xml:space="preserve"> SEQ Figure \* ARABIC </w:instrText>
                            </w:r>
                            <w:r>
                              <w:fldChar w:fldCharType="separate"/>
                            </w:r>
                            <w:r w:rsidR="003B6EBA">
                              <w:rPr>
                                <w:noProof/>
                              </w:rPr>
                              <w:t>2</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FD5D2F8" id="Text Box 7" o:spid="_x0000_s1027" type="#_x0000_t202" style="position:absolute;left:0;text-align:left;margin-left:0;margin-top:11.3pt;width:196.7pt;height:12pt;z-index:25165824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" stroked="f">
                <v:textbox inset="0,0,0,0">
                  <w:txbxContent>
                    <w:p w14:paraId="5ED877E9" w14:textId="63C1413B" w:rsidR="00D933A2" w:rsidRPr="001807B7" w:rsidRDefault="00D933A2" w:rsidP="00D933A2">
                      <w:pPr>
                        <w:pStyle w:val="Caption"/>
                        <w:rPr>
                          <w:rFonts w:ascii="Times New Roman" w:hAnsi="Times New Roman" w:cs="Times New Roman"/>
                          <w:noProof/>
                          <w:color w:val="000000" w:themeColor="text1"/>
                        </w:rPr>
                      </w:pPr>
                      <w:r>
                        <w:t xml:space="preserve">Figure </w:t>
                      </w:r>
                      <w:r>
                        <w:fldChar w:fldCharType="begin"/>
                      </w:r>
                      <w:r>
                        <w:instrText xml:space="preserve"> SEQ Figure \* ARABIC </w:instrText>
                      </w:r>
                      <w:r>
                        <w:fldChar w:fldCharType="separate"/>
                      </w:r>
                      <w:r w:rsidR="003B6EBA">
                        <w:rPr>
                          <w:noProof/>
                        </w:rPr>
                        <w:t>2</w:t>
                      </w:r>
                      <w:r>
                        <w:fldChar w:fldCharType="end"/>
                      </w:r>
                    </w:p>
                  </w:txbxContent>
                </v:textbox>
                <w10:wrap type="square"/>
              </v:shape>
            </w:pict>
          </mc:Fallback>
        </mc:AlternateContent>
      </w:r>
      <w:r w:rsidR="007F1817">
        <w:rPr>
          <w:rFonts w:ascii="Times New Roman" w:hAnsi="Times New Roman" w:cs="Times New Roman"/>
        </w:rPr>
        <w:t>The purpose of this project is to</w:t>
      </w:r>
      <w:r w:rsidR="007F1817" w:rsidRPr="3718A566">
        <w:rPr>
          <w:rFonts w:ascii="Times New Roman" w:hAnsi="Times New Roman" w:cs="Times New Roman"/>
        </w:rPr>
        <w:t xml:space="preserve"> examine several incorrectly created graphs that manipulate data through improper visualization</w:t>
      </w:r>
      <w:r w:rsidR="007F1817">
        <w:rPr>
          <w:rFonts w:ascii="Times New Roman" w:hAnsi="Times New Roman" w:cs="Times New Roman"/>
        </w:rPr>
        <w:t xml:space="preserve"> and</w:t>
      </w:r>
      <w:r w:rsidR="007F1817" w:rsidRPr="3718A566">
        <w:rPr>
          <w:rFonts w:ascii="Times New Roman" w:hAnsi="Times New Roman" w:cs="Times New Roman"/>
        </w:rPr>
        <w:t xml:space="preserve"> propose alternatives to visualize the incorrect graphs. </w:t>
      </w:r>
    </w:p>
    <w:p w14:paraId="3BB4C9C7" w14:textId="77777777" w:rsidR="007F1817" w:rsidRDefault="007F1817" w:rsidP="007F1817">
      <w:pPr>
        <w:jc w:val="both"/>
        <w:rPr>
          <w:rFonts w:ascii="Times New Roman" w:hAnsi="Times New Roman" w:cs="Times New Roman"/>
          <w:b/>
          <w:bCs/>
          <w:sz w:val="28"/>
          <w:szCs w:val="28"/>
        </w:rPr>
      </w:pPr>
    </w:p>
    <w:p w14:paraId="21ADA0E0" w14:textId="77777777" w:rsidR="007F1817" w:rsidRDefault="007F1817" w:rsidP="007F1817">
      <w:pPr>
        <w:rPr>
          <w:rFonts w:ascii="Times New Roman" w:hAnsi="Times New Roman" w:cs="Times New Roman"/>
          <w:b/>
          <w:bCs/>
        </w:rPr>
      </w:pPr>
    </w:p>
    <w:p w14:paraId="1D017317" w14:textId="77777777" w:rsidR="007F1817" w:rsidRDefault="007F1817" w:rsidP="007F1817">
      <w:pPr>
        <w:rPr>
          <w:rFonts w:ascii="Times New Roman" w:hAnsi="Times New Roman" w:cs="Times New Roman"/>
          <w:b/>
          <w:bCs/>
        </w:rPr>
      </w:pPr>
    </w:p>
    <w:p w14:paraId="5BA8F84B" w14:textId="77777777" w:rsidR="007F1817" w:rsidRDefault="007F1817" w:rsidP="007F1817">
      <w:pPr>
        <w:rPr>
          <w:rFonts w:ascii="Times New Roman" w:hAnsi="Times New Roman" w:cs="Times New Roman"/>
          <w:b/>
          <w:bCs/>
        </w:rPr>
      </w:pPr>
    </w:p>
    <w:p w14:paraId="2CA2E157" w14:textId="77777777" w:rsidR="000F2796" w:rsidRDefault="000F2796" w:rsidP="007F1817">
      <w:pPr>
        <w:rPr>
          <w:rFonts w:ascii="Times New Roman" w:hAnsi="Times New Roman" w:cs="Times New Roman"/>
          <w:b/>
          <w:bCs/>
        </w:rPr>
      </w:pPr>
    </w:p>
    <w:p w14:paraId="16C125AF" w14:textId="21BB61C7" w:rsidR="007F1817" w:rsidRDefault="007F1817" w:rsidP="007F1817">
      <w:pPr>
        <w:rPr>
          <w:rFonts w:ascii="Times New Roman" w:hAnsi="Times New Roman" w:cs="Times New Roman"/>
          <w:b/>
          <w:bCs/>
        </w:rPr>
      </w:pPr>
      <w:r>
        <w:rPr>
          <w:rFonts w:ascii="Times New Roman" w:hAnsi="Times New Roman" w:cs="Times New Roman"/>
          <w:b/>
          <w:bCs/>
        </w:rPr>
        <w:lastRenderedPageBreak/>
        <w:t xml:space="preserve">Redesign and Methodology </w:t>
      </w:r>
    </w:p>
    <w:p w14:paraId="48500A62" w14:textId="77777777" w:rsidR="007F1817" w:rsidRDefault="007F1817" w:rsidP="007F1817">
      <w:pPr>
        <w:rPr>
          <w:rFonts w:ascii="Times New Roman" w:hAnsi="Times New Roman" w:cs="Times New Roman"/>
          <w:b/>
          <w:bCs/>
        </w:rPr>
      </w:pPr>
    </w:p>
    <w:p w14:paraId="41AB32EF" w14:textId="77777777" w:rsidR="007F1817" w:rsidRPr="007E4084" w:rsidRDefault="007F1817" w:rsidP="007F1817">
      <w:pPr>
        <w:jc w:val="both"/>
        <w:rPr>
          <w:rFonts w:ascii="Times New Roman" w:hAnsi="Times New Roman" w:cs="Times New Roman"/>
          <w:i/>
          <w:iCs/>
        </w:rPr>
      </w:pPr>
      <w:r w:rsidRPr="007E4084">
        <w:rPr>
          <w:rFonts w:ascii="Times New Roman" w:hAnsi="Times New Roman" w:cs="Times New Roman"/>
          <w:b/>
          <w:bCs/>
          <w:i/>
          <w:iCs/>
        </w:rPr>
        <w:t xml:space="preserve">Average Female </w:t>
      </w:r>
      <w:ins w:id="0" w:author="Mykola Signayevskyy">
        <w:r w:rsidRPr="007E4084">
          <w:rPr>
            <w:rFonts w:ascii="Times New Roman" w:hAnsi="Times New Roman" w:cs="Times New Roman"/>
            <w:b/>
            <w:bCs/>
            <w:i/>
            <w:iCs/>
          </w:rPr>
          <w:t>Height</w:t>
        </w:r>
      </w:ins>
    </w:p>
    <w:p w14:paraId="5FCDD2CA" w14:textId="77777777" w:rsidR="007F1817" w:rsidRDefault="007F1817" w:rsidP="007F1817">
      <w:pPr>
        <w:ind w:firstLine="720"/>
        <w:jc w:val="both"/>
        <w:rPr>
          <w:rFonts w:ascii="Times New Roman" w:hAnsi="Times New Roman" w:cs="Times New Roman"/>
        </w:rPr>
      </w:pPr>
      <w:r w:rsidRPr="005E397A">
        <w:rPr>
          <w:rFonts w:ascii="Times New Roman" w:hAnsi="Times New Roman" w:cs="Times New Roman"/>
        </w:rPr>
        <w:t>The first graph</w:t>
      </w:r>
      <w:r>
        <w:rPr>
          <w:rFonts w:ascii="Times New Roman" w:hAnsi="Times New Roman" w:cs="Times New Roman"/>
        </w:rPr>
        <w:t xml:space="preserve"> </w:t>
      </w:r>
      <w:r w:rsidRPr="00721F89">
        <w:rPr>
          <w:rFonts w:ascii="Times New Roman" w:hAnsi="Times New Roman" w:cs="Times New Roman"/>
        </w:rPr>
        <w:t>(</w:t>
      </w:r>
      <w:r>
        <w:rPr>
          <w:rFonts w:ascii="Times New Roman" w:hAnsi="Times New Roman" w:cs="Times New Roman"/>
        </w:rPr>
        <w:t>Hooper, 2021)</w:t>
      </w:r>
      <w:r w:rsidRPr="005E397A">
        <w:rPr>
          <w:rFonts w:ascii="Times New Roman" w:hAnsi="Times New Roman" w:cs="Times New Roman"/>
        </w:rPr>
        <w:t xml:space="preserve"> we will look at shows the average growth of the female population of the 5 countries. The graph is remarkable in that it can be misleading to young and incompetent people who may indeed be influenced by an incorrect portrayal of growth and have a false impression of people of different races.</w:t>
      </w:r>
    </w:p>
    <w:p w14:paraId="761C72A9" w14:textId="503292D1" w:rsidR="007F1817" w:rsidRDefault="007F1817" w:rsidP="007F1817">
      <w:pPr>
        <w:jc w:val="both"/>
        <w:rPr>
          <w:rFonts w:ascii="Times New Roman" w:hAnsi="Times New Roman" w:cs="Times New Roman"/>
        </w:rPr>
      </w:pPr>
      <w:r>
        <w:rPr>
          <w:rFonts w:ascii="Times New Roman" w:hAnsi="Times New Roman" w:cs="Times New Roman"/>
          <w:noProof/>
        </w:rPr>
        <w:drawing>
          <wp:anchor distT="0" distB="0" distL="114300" distR="114300" simplePos="0" relativeHeight="251658242" behindDoc="0" locked="0" layoutInCell="1" allowOverlap="1" wp14:anchorId="49ABED15" wp14:editId="51A76D74">
            <wp:simplePos x="0" y="0"/>
            <wp:positionH relativeFrom="column">
              <wp:posOffset>0</wp:posOffset>
            </wp:positionH>
            <wp:positionV relativeFrom="paragraph">
              <wp:posOffset>635</wp:posOffset>
            </wp:positionV>
            <wp:extent cx="3911600" cy="3886200"/>
            <wp:effectExtent l="0" t="0" r="0" b="0"/>
            <wp:wrapSquare wrapText="bothSides"/>
            <wp:docPr id="2" name="Picture 2" descr="Chart, diagram,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diagram, histo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911600" cy="3886200"/>
                    </a:xfrm>
                    <a:prstGeom prst="rect">
                      <a:avLst/>
                    </a:prstGeom>
                  </pic:spPr>
                </pic:pic>
              </a:graphicData>
            </a:graphic>
            <wp14:sizeRelH relativeFrom="page">
              <wp14:pctWidth>0</wp14:pctWidth>
            </wp14:sizeRelH>
            <wp14:sizeRelV relativeFrom="page">
              <wp14:pctHeight>0</wp14:pctHeight>
            </wp14:sizeRelV>
          </wp:anchor>
        </w:drawing>
      </w:r>
    </w:p>
    <w:p w14:paraId="3C67B116" w14:textId="77777777" w:rsidR="007F1817" w:rsidRDefault="007F1817" w:rsidP="007F1817">
      <w:pPr>
        <w:jc w:val="both"/>
        <w:rPr>
          <w:rFonts w:ascii="Times New Roman" w:hAnsi="Times New Roman" w:cs="Times New Roman"/>
        </w:rPr>
      </w:pPr>
      <w:r>
        <w:rPr>
          <w:rFonts w:ascii="Times New Roman" w:hAnsi="Times New Roman" w:cs="Times New Roman"/>
        </w:rPr>
        <w:tab/>
      </w:r>
    </w:p>
    <w:p w14:paraId="747969AD" w14:textId="3A314809" w:rsidR="007F1817" w:rsidRDefault="007F1817" w:rsidP="007F1817">
      <w:pPr>
        <w:jc w:val="both"/>
        <w:rPr>
          <w:rFonts w:ascii="Times New Roman" w:hAnsi="Times New Roman" w:cs="Times New Roman"/>
        </w:rPr>
      </w:pPr>
      <w:r w:rsidRPr="009755A7">
        <w:rPr>
          <w:rFonts w:ascii="Times New Roman" w:hAnsi="Times New Roman" w:cs="Times New Roman"/>
        </w:rPr>
        <w:t xml:space="preserve">In this graph, the Y-axis data is so distorted that the graph shows that females from India are several times shorter than females from Latvia. Despite the nice colors and good design, the Y-axis was shown from 5'0 to 5'7 feet, which led to the wrong </w:t>
      </w:r>
      <w:r>
        <w:rPr>
          <w:rFonts w:ascii="Times New Roman" w:hAnsi="Times New Roman" w:cs="Times New Roman"/>
        </w:rPr>
        <w:t xml:space="preserve">average height </w:t>
      </w:r>
      <w:r w:rsidRPr="009755A7">
        <w:rPr>
          <w:rFonts w:ascii="Times New Roman" w:hAnsi="Times New Roman" w:cs="Times New Roman"/>
        </w:rPr>
        <w:t>display</w:t>
      </w:r>
      <w:r>
        <w:rPr>
          <w:rFonts w:ascii="Times New Roman" w:hAnsi="Times New Roman" w:cs="Times New Roman"/>
        </w:rPr>
        <w:t>ing</w:t>
      </w:r>
      <w:r w:rsidRPr="009755A7">
        <w:rPr>
          <w:rFonts w:ascii="Times New Roman" w:hAnsi="Times New Roman" w:cs="Times New Roman"/>
        </w:rPr>
        <w:t>.</w:t>
      </w:r>
      <w:r>
        <w:rPr>
          <w:rFonts w:ascii="Times New Roman" w:hAnsi="Times New Roman" w:cs="Times New Roman"/>
        </w:rPr>
        <w:t xml:space="preserve"> We redesigned the original graph into 3 different options. </w:t>
      </w:r>
    </w:p>
    <w:p w14:paraId="5C7A4B43" w14:textId="77777777" w:rsidR="007F1817" w:rsidRDefault="007F1817" w:rsidP="007F1817">
      <w:pPr>
        <w:jc w:val="both"/>
        <w:rPr>
          <w:rFonts w:ascii="Times New Roman" w:hAnsi="Times New Roman" w:cs="Times New Roman"/>
        </w:rPr>
      </w:pPr>
      <w:r>
        <w:rPr>
          <w:rFonts w:ascii="Times New Roman" w:hAnsi="Times New Roman" w:cs="Times New Roman"/>
        </w:rPr>
        <w:tab/>
      </w:r>
    </w:p>
    <w:p w14:paraId="5AA625E0" w14:textId="77777777" w:rsidR="007F1817" w:rsidRDefault="007F1817" w:rsidP="007F1817">
      <w:pPr>
        <w:jc w:val="both"/>
        <w:rPr>
          <w:rFonts w:ascii="Times New Roman" w:hAnsi="Times New Roman" w:cs="Times New Roman"/>
        </w:rPr>
      </w:pPr>
    </w:p>
    <w:p w14:paraId="3307E8BA" w14:textId="77777777" w:rsidR="007F1817" w:rsidRDefault="007F1817" w:rsidP="007F1817">
      <w:pPr>
        <w:jc w:val="both"/>
        <w:rPr>
          <w:rFonts w:ascii="Times New Roman" w:hAnsi="Times New Roman" w:cs="Times New Roman"/>
        </w:rPr>
      </w:pPr>
    </w:p>
    <w:p w14:paraId="5178060E" w14:textId="77777777" w:rsidR="007F1817" w:rsidRDefault="007F1817" w:rsidP="007F1817">
      <w:pPr>
        <w:jc w:val="both"/>
        <w:rPr>
          <w:rFonts w:ascii="Times New Roman" w:hAnsi="Times New Roman" w:cs="Times New Roman"/>
        </w:rPr>
      </w:pPr>
    </w:p>
    <w:p w14:paraId="048D22CD" w14:textId="77777777" w:rsidR="007F1817" w:rsidRDefault="007F1817" w:rsidP="007F1817">
      <w:pPr>
        <w:jc w:val="both"/>
        <w:rPr>
          <w:rFonts w:ascii="Times New Roman" w:hAnsi="Times New Roman" w:cs="Times New Roman"/>
        </w:rPr>
      </w:pPr>
    </w:p>
    <w:p w14:paraId="357CD28A" w14:textId="77777777" w:rsidR="007F1817" w:rsidRDefault="007F1817" w:rsidP="007F1817">
      <w:pPr>
        <w:jc w:val="both"/>
        <w:rPr>
          <w:rFonts w:ascii="Times New Roman" w:hAnsi="Times New Roman" w:cs="Times New Roman"/>
        </w:rPr>
      </w:pPr>
    </w:p>
    <w:p w14:paraId="10A5B73A" w14:textId="77777777" w:rsidR="007F1817" w:rsidRDefault="007F1817" w:rsidP="007F1817">
      <w:pPr>
        <w:jc w:val="both"/>
        <w:rPr>
          <w:rFonts w:ascii="Times New Roman" w:hAnsi="Times New Roman" w:cs="Times New Roman"/>
        </w:rPr>
      </w:pPr>
    </w:p>
    <w:p w14:paraId="4072DD4C" w14:textId="3F372A73" w:rsidR="007F1817" w:rsidRDefault="004D2304" w:rsidP="007F1817">
      <w:pPr>
        <w:jc w:val="both"/>
        <w:rPr>
          <w:rFonts w:ascii="Times New Roman" w:hAnsi="Times New Roman" w:cs="Times New Roman"/>
        </w:rPr>
      </w:pPr>
      <w:r>
        <w:rPr>
          <w:noProof/>
        </w:rPr>
        <mc:AlternateContent>
          <mc:Choice Requires="wps">
            <w:drawing>
              <wp:anchor distT="0" distB="0" distL="114300" distR="114300" simplePos="0" relativeHeight="251658247" behindDoc="0" locked="0" layoutInCell="1" allowOverlap="1" wp14:anchorId="75D9AFEF" wp14:editId="6E62196C">
                <wp:simplePos x="0" y="0"/>
                <wp:positionH relativeFrom="column">
                  <wp:posOffset>0</wp:posOffset>
                </wp:positionH>
                <wp:positionV relativeFrom="paragraph">
                  <wp:posOffset>89535</wp:posOffset>
                </wp:positionV>
                <wp:extent cx="3911600" cy="187960"/>
                <wp:effectExtent l="0" t="0" r="0" b="2540"/>
                <wp:wrapSquare wrapText="bothSides"/>
                <wp:docPr id="8" name="Text Box 8"/>
                <wp:cNvGraphicFramePr/>
                <a:graphic xmlns:a="http://schemas.openxmlformats.org/drawingml/2006/main">
                  <a:graphicData uri="http://schemas.microsoft.com/office/word/2010/wordprocessingShape">
                    <wps:wsp>
                      <wps:cNvSpPr txBox="1"/>
                      <wps:spPr>
                        <a:xfrm>
                          <a:off x="0" y="0"/>
                          <a:ext cx="3911600" cy="187960"/>
                        </a:xfrm>
                        <a:prstGeom prst="rect">
                          <a:avLst/>
                        </a:prstGeom>
                        <a:solidFill>
                          <a:prstClr val="white"/>
                        </a:solidFill>
                        <a:ln>
                          <a:noFill/>
                        </a:ln>
                      </wps:spPr>
                      <wps:txbx>
                        <w:txbxContent>
                          <w:p w14:paraId="58A91334" w14:textId="5FC3E871" w:rsidR="004D2304" w:rsidRPr="00447DAE" w:rsidRDefault="004D2304" w:rsidP="004D2304">
                            <w:pPr>
                              <w:pStyle w:val="Caption"/>
                              <w:rPr>
                                <w:rFonts w:ascii="Times New Roman" w:hAnsi="Times New Roman" w:cs="Times New Roman"/>
                                <w:noProof/>
                              </w:rPr>
                            </w:pPr>
                            <w:r>
                              <w:t xml:space="preserve">Figure </w:t>
                            </w:r>
                            <w:r>
                              <w:fldChar w:fldCharType="begin"/>
                            </w:r>
                            <w:r>
                              <w:instrText xml:space="preserve"> SEQ Figure \* ARABIC </w:instrText>
                            </w:r>
                            <w:r>
                              <w:fldChar w:fldCharType="separate"/>
                            </w:r>
                            <w:r w:rsidR="003B6EBA">
                              <w:rPr>
                                <w:noProof/>
                              </w:rPr>
                              <w:t>3</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5D9AFEF" id="Text Box 8" o:spid="_x0000_s1028" type="#_x0000_t202" style="position:absolute;left:0;text-align:left;margin-left:0;margin-top:7.05pt;width:308pt;height:14.8pt;z-index:251658247;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" stroked="f">
                <v:textbox inset="0,0,0,0">
                  <w:txbxContent>
                    <w:p w14:paraId="58A91334" w14:textId="5FC3E871" w:rsidR="004D2304" w:rsidRPr="00447DAE" w:rsidRDefault="004D2304" w:rsidP="004D2304">
                      <w:pPr>
                        <w:pStyle w:val="Caption"/>
                        <w:rPr>
                          <w:rFonts w:ascii="Times New Roman" w:hAnsi="Times New Roman" w:cs="Times New Roman"/>
                          <w:noProof/>
                        </w:rPr>
                      </w:pPr>
                      <w:r>
                        <w:t xml:space="preserve">Figure </w:t>
                      </w:r>
                      <w:r>
                        <w:fldChar w:fldCharType="begin"/>
                      </w:r>
                      <w:r>
                        <w:instrText xml:space="preserve"> SEQ Figure \* ARABIC </w:instrText>
                      </w:r>
                      <w:r>
                        <w:fldChar w:fldCharType="separate"/>
                      </w:r>
                      <w:r w:rsidR="003B6EBA">
                        <w:rPr>
                          <w:noProof/>
                        </w:rPr>
                        <w:t>3</w:t>
                      </w:r>
                      <w:r>
                        <w:fldChar w:fldCharType="end"/>
                      </w:r>
                    </w:p>
                  </w:txbxContent>
                </v:textbox>
                <w10:wrap type="square"/>
              </v:shape>
            </w:pict>
          </mc:Fallback>
        </mc:AlternateContent>
      </w:r>
    </w:p>
    <w:p w14:paraId="1FA5270F" w14:textId="511D12ED" w:rsidR="007F1817" w:rsidRDefault="007F1817" w:rsidP="007F1817">
      <w:pPr>
        <w:jc w:val="both"/>
        <w:rPr>
          <w:rFonts w:ascii="Times New Roman" w:hAnsi="Times New Roman" w:cs="Times New Roman"/>
        </w:rPr>
      </w:pPr>
      <w:r>
        <w:rPr>
          <w:rFonts w:ascii="Times New Roman" w:hAnsi="Times New Roman" w:cs="Times New Roman"/>
        </w:rPr>
        <w:t xml:space="preserve">The first redesign shows how the author of the original graph could avoid the mistakes and create appropriate graph. </w:t>
      </w:r>
    </w:p>
    <w:p w14:paraId="58440513" w14:textId="77777777" w:rsidR="007F1817" w:rsidRDefault="007F1817" w:rsidP="007F1817">
      <w:pPr>
        <w:jc w:val="both"/>
        <w:rPr>
          <w:rFonts w:ascii="Times New Roman" w:hAnsi="Times New Roman" w:cs="Times New Roman"/>
        </w:rPr>
      </w:pPr>
    </w:p>
    <w:p w14:paraId="44839340" w14:textId="77777777" w:rsidR="007F1817" w:rsidRDefault="007F1817" w:rsidP="007F1817">
      <w:pPr>
        <w:jc w:val="both"/>
        <w:rPr>
          <w:rFonts w:ascii="Times New Roman" w:hAnsi="Times New Roman" w:cs="Times New Roman"/>
        </w:rPr>
      </w:pPr>
    </w:p>
    <w:p w14:paraId="650BE26B" w14:textId="77777777" w:rsidR="007F1817" w:rsidRDefault="007F1817" w:rsidP="007F1817">
      <w:pPr>
        <w:jc w:val="both"/>
        <w:rPr>
          <w:rFonts w:ascii="Times New Roman" w:hAnsi="Times New Roman" w:cs="Times New Roman"/>
        </w:rPr>
      </w:pPr>
    </w:p>
    <w:p w14:paraId="2A155D63" w14:textId="77777777" w:rsidR="004D2304" w:rsidRDefault="004D2304" w:rsidP="007F1817">
      <w:pPr>
        <w:jc w:val="both"/>
        <w:rPr>
          <w:rFonts w:ascii="Times New Roman" w:hAnsi="Times New Roman" w:cs="Times New Roman"/>
        </w:rPr>
      </w:pPr>
    </w:p>
    <w:p w14:paraId="13FA1849" w14:textId="77777777" w:rsidR="007F1817" w:rsidRDefault="007F1817" w:rsidP="007F1817">
      <w:pPr>
        <w:jc w:val="both"/>
        <w:rPr>
          <w:rFonts w:ascii="Times New Roman" w:hAnsi="Times New Roman" w:cs="Times New Roman"/>
        </w:rPr>
      </w:pPr>
    </w:p>
    <w:p w14:paraId="7C827432" w14:textId="77777777" w:rsidR="007F1817" w:rsidRDefault="007F1817" w:rsidP="007F1817">
      <w:pPr>
        <w:jc w:val="both"/>
        <w:rPr>
          <w:rFonts w:ascii="Times New Roman" w:hAnsi="Times New Roman" w:cs="Times New Roman"/>
        </w:rPr>
      </w:pPr>
    </w:p>
    <w:p w14:paraId="33B08D8A" w14:textId="2E222482" w:rsidR="007F1817" w:rsidRDefault="007F1817" w:rsidP="007F1817">
      <w:pPr>
        <w:jc w:val="both"/>
        <w:rPr>
          <w:rFonts w:ascii="Times New Roman" w:hAnsi="Times New Roman" w:cs="Times New Roman"/>
        </w:rPr>
      </w:pPr>
    </w:p>
    <w:p w14:paraId="1732A5DA" w14:textId="41C7FAB2" w:rsidR="007F1817" w:rsidRDefault="004D2304" w:rsidP="007F1817">
      <w:pPr>
        <w:jc w:val="both"/>
        <w:rPr>
          <w:rFonts w:ascii="Times New Roman" w:hAnsi="Times New Roman" w:cs="Times New Roman"/>
        </w:rPr>
      </w:pPr>
      <w:r>
        <w:rPr>
          <w:noProof/>
        </w:rPr>
        <mc:AlternateContent>
          <mc:Choice Requires="wps">
            <w:drawing>
              <wp:anchor distT="0" distB="0" distL="114300" distR="114300" simplePos="0" relativeHeight="251658248" behindDoc="0" locked="0" layoutInCell="1" allowOverlap="1" wp14:anchorId="2FE9676A" wp14:editId="6FE71BD9">
                <wp:simplePos x="0" y="0"/>
                <wp:positionH relativeFrom="column">
                  <wp:posOffset>-206375</wp:posOffset>
                </wp:positionH>
                <wp:positionV relativeFrom="paragraph">
                  <wp:posOffset>1043305</wp:posOffset>
                </wp:positionV>
                <wp:extent cx="3353435" cy="170180"/>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3353435" cy="170180"/>
                        </a:xfrm>
                        <a:prstGeom prst="rect">
                          <a:avLst/>
                        </a:prstGeom>
                        <a:solidFill>
                          <a:prstClr val="white"/>
                        </a:solidFill>
                        <a:ln>
                          <a:noFill/>
                        </a:ln>
                      </wps:spPr>
                      <wps:txbx>
                        <w:txbxContent>
                          <w:p w14:paraId="0E4A1DC2" w14:textId="6C784FF1" w:rsidR="004D2304" w:rsidRPr="00DE19AA" w:rsidRDefault="004D2304" w:rsidP="004D2304">
                            <w:pPr>
                              <w:pStyle w:val="Caption"/>
                              <w:rPr>
                                <w:rFonts w:ascii="Times New Roman" w:hAnsi="Times New Roman" w:cs="Times New Roman"/>
                                <w:noProof/>
                              </w:rPr>
                            </w:pPr>
                            <w:r>
                              <w:t xml:space="preserve">Figure </w:t>
                            </w:r>
                            <w:r>
                              <w:fldChar w:fldCharType="begin"/>
                            </w:r>
                            <w:r>
                              <w:instrText xml:space="preserve"> SEQ Figure \* ARABIC </w:instrText>
                            </w:r>
                            <w:r>
                              <w:fldChar w:fldCharType="separate"/>
                            </w:r>
                            <w:r w:rsidR="003B6EBA">
                              <w:rPr>
                                <w:noProof/>
                              </w:rPr>
                              <w:t>4</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FE9676A" id="Text Box 9" o:spid="_x0000_s1029" type="#_x0000_t202" style="position:absolute;left:0;text-align:left;margin-left:-16.25pt;margin-top:82.15pt;width:264.05pt;height:13.4pt;z-index:251658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" stroked="f">
                <v:textbox inset="0,0,0,0">
                  <w:txbxContent>
                    <w:p w14:paraId="0E4A1DC2" w14:textId="6C784FF1" w:rsidR="004D2304" w:rsidRPr="00DE19AA" w:rsidRDefault="004D2304" w:rsidP="004D2304">
                      <w:pPr>
                        <w:pStyle w:val="Caption"/>
                        <w:rPr>
                          <w:rFonts w:ascii="Times New Roman" w:hAnsi="Times New Roman" w:cs="Times New Roman"/>
                          <w:noProof/>
                        </w:rPr>
                      </w:pPr>
                      <w:r>
                        <w:t xml:space="preserve">Figure </w:t>
                      </w:r>
                      <w:r>
                        <w:fldChar w:fldCharType="begin"/>
                      </w:r>
                      <w:r>
                        <w:instrText xml:space="preserve"> SEQ Figure \* ARABIC </w:instrText>
                      </w:r>
                      <w:r>
                        <w:fldChar w:fldCharType="separate"/>
                      </w:r>
                      <w:r w:rsidR="003B6EBA">
                        <w:rPr>
                          <w:noProof/>
                        </w:rPr>
                        <w:t>4</w:t>
                      </w:r>
                      <w:r>
                        <w:fldChar w:fldCharType="end"/>
                      </w:r>
                    </w:p>
                  </w:txbxContent>
                </v:textbox>
                <w10:wrap type="square"/>
              </v:shape>
            </w:pict>
          </mc:Fallback>
        </mc:AlternateContent>
      </w:r>
      <w:r>
        <w:rPr>
          <w:rFonts w:ascii="Times New Roman" w:hAnsi="Times New Roman" w:cs="Times New Roman"/>
          <w:noProof/>
        </w:rPr>
        <w:drawing>
          <wp:anchor distT="0" distB="0" distL="114300" distR="114300" simplePos="0" relativeHeight="251658243" behindDoc="0" locked="0" layoutInCell="1" allowOverlap="1" wp14:anchorId="6B6206DF" wp14:editId="43F14796">
            <wp:simplePos x="0" y="0"/>
            <wp:positionH relativeFrom="column">
              <wp:posOffset>-206188</wp:posOffset>
            </wp:positionH>
            <wp:positionV relativeFrom="paragraph">
              <wp:posOffset>-1437901</wp:posOffset>
            </wp:positionV>
            <wp:extent cx="3353629" cy="3112168"/>
            <wp:effectExtent l="0" t="0" r="0" b="1905"/>
            <wp:wrapSquare wrapText="bothSides"/>
            <wp:docPr id="3" name="Picture 3"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 histo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353629" cy="3112168"/>
                    </a:xfrm>
                    <a:prstGeom prst="rect">
                      <a:avLst/>
                    </a:prstGeom>
                  </pic:spPr>
                </pic:pic>
              </a:graphicData>
            </a:graphic>
            <wp14:sizeRelH relativeFrom="page">
              <wp14:pctWidth>0</wp14:pctWidth>
            </wp14:sizeRelH>
            <wp14:sizeRelV relativeFrom="page">
              <wp14:pctHeight>0</wp14:pctHeight>
            </wp14:sizeRelV>
          </wp:anchor>
        </w:drawing>
      </w:r>
      <w:r w:rsidR="007F1817">
        <w:rPr>
          <w:rFonts w:ascii="Times New Roman" w:hAnsi="Times New Roman" w:cs="Times New Roman"/>
        </w:rPr>
        <w:t xml:space="preserve">The graph was created with the R “ggplot2” package. The chart above shows the real difference in average height of females from the countries. The dataset was created with the information represented on the original graph to show how simple and nice the graph could be. </w:t>
      </w:r>
    </w:p>
    <w:p w14:paraId="0D1150F3" w14:textId="77777777" w:rsidR="007F1817" w:rsidRDefault="007F1817" w:rsidP="007F1817">
      <w:pPr>
        <w:jc w:val="both"/>
        <w:rPr>
          <w:rFonts w:ascii="Times New Roman" w:hAnsi="Times New Roman" w:cs="Times New Roman"/>
        </w:rPr>
      </w:pPr>
    </w:p>
    <w:p w14:paraId="6C5B28F5" w14:textId="77777777" w:rsidR="007F1817" w:rsidRDefault="007F1817" w:rsidP="007F1817">
      <w:pPr>
        <w:ind w:firstLine="720"/>
        <w:jc w:val="both"/>
        <w:rPr>
          <w:rFonts w:ascii="Times New Roman" w:hAnsi="Times New Roman" w:cs="Times New Roman"/>
        </w:rPr>
      </w:pPr>
    </w:p>
    <w:p w14:paraId="1A8F0AD5" w14:textId="68CDCF74" w:rsidR="007F1817" w:rsidRDefault="007F1817" w:rsidP="007F1817">
      <w:pPr>
        <w:ind w:firstLine="720"/>
        <w:jc w:val="both"/>
        <w:rPr>
          <w:rFonts w:ascii="Times New Roman" w:hAnsi="Times New Roman" w:cs="Times New Roman"/>
        </w:rPr>
      </w:pPr>
      <w:r>
        <w:rPr>
          <w:rFonts w:ascii="Times New Roman" w:hAnsi="Times New Roman" w:cs="Times New Roman"/>
        </w:rPr>
        <w:t xml:space="preserve">The second redesign shows the possibility of the R package “leaflet”. The library allows us to visualize the map of the world to show much more than just numbers. </w:t>
      </w:r>
    </w:p>
    <w:p w14:paraId="112C95EB" w14:textId="77777777" w:rsidR="004D2304" w:rsidRDefault="007F1817" w:rsidP="004D2304">
      <w:pPr>
        <w:keepNext/>
        <w:jc w:val="both"/>
      </w:pPr>
      <w:r>
        <w:rPr>
          <w:rFonts w:ascii="Times New Roman" w:hAnsi="Times New Roman" w:cs="Times New Roman"/>
          <w:noProof/>
        </w:rPr>
        <w:drawing>
          <wp:inline distT="0" distB="0" distL="0" distR="0" wp14:anchorId="05C01599" wp14:editId="35094462">
            <wp:extent cx="4628147" cy="3090046"/>
            <wp:effectExtent l="0" t="0" r="0" b="0"/>
            <wp:docPr id="4" name="Picture 4"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Map&#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39224" cy="3097441"/>
                    </a:xfrm>
                    <a:prstGeom prst="rect">
                      <a:avLst/>
                    </a:prstGeom>
                  </pic:spPr>
                </pic:pic>
              </a:graphicData>
            </a:graphic>
          </wp:inline>
        </w:drawing>
      </w:r>
    </w:p>
    <w:p w14:paraId="76800A6C" w14:textId="48D7F5D5" w:rsidR="004D2304" w:rsidRDefault="004D2304" w:rsidP="004D2304">
      <w:pPr>
        <w:pStyle w:val="Caption"/>
        <w:jc w:val="both"/>
      </w:pPr>
      <w:r>
        <w:t xml:space="preserve">Figure </w:t>
      </w:r>
      <w:r>
        <w:fldChar w:fldCharType="begin"/>
      </w:r>
      <w:r>
        <w:instrText xml:space="preserve"> SEQ Figure \* ARABIC </w:instrText>
      </w:r>
      <w:r>
        <w:fldChar w:fldCharType="separate"/>
      </w:r>
      <w:r w:rsidR="003B6EBA">
        <w:rPr>
          <w:noProof/>
        </w:rPr>
        <w:t>5</w:t>
      </w:r>
      <w:r>
        <w:fldChar w:fldCharType="end"/>
      </w:r>
    </w:p>
    <w:p w14:paraId="10977D8F" w14:textId="442D1933" w:rsidR="007F1817" w:rsidRDefault="007F1817" w:rsidP="007F1817">
      <w:pPr>
        <w:jc w:val="both"/>
        <w:rPr>
          <w:rFonts w:ascii="Times New Roman" w:hAnsi="Times New Roman" w:cs="Times New Roman"/>
        </w:rPr>
      </w:pPr>
      <w:r>
        <w:rPr>
          <w:rFonts w:ascii="Times New Roman" w:hAnsi="Times New Roman" w:cs="Times New Roman"/>
        </w:rPr>
        <w:t xml:space="preserve">The created graph is interactive and shows the location of the countries from the original graph. The markers show the names of each country while popups show the average female height in the countries in centimeters to make graph more understandable for the rest of the world. The graph has a widow for improvement; show the average height of most countries, for example. Indeed, we did not want to overwhelm the graph with information. </w:t>
      </w:r>
    </w:p>
    <w:p w14:paraId="1EB89B23" w14:textId="77777777" w:rsidR="007F1817" w:rsidRDefault="007F1817" w:rsidP="007F1817">
      <w:pPr>
        <w:jc w:val="both"/>
        <w:rPr>
          <w:rFonts w:ascii="Times New Roman" w:hAnsi="Times New Roman" w:cs="Times New Roman"/>
        </w:rPr>
      </w:pPr>
    </w:p>
    <w:p w14:paraId="2B245ACD" w14:textId="77777777" w:rsidR="007F1817" w:rsidRDefault="007F1817" w:rsidP="007F1817">
      <w:pPr>
        <w:ind w:firstLine="720"/>
        <w:jc w:val="both"/>
        <w:rPr>
          <w:rFonts w:ascii="Times New Roman" w:hAnsi="Times New Roman" w:cs="Times New Roman"/>
        </w:rPr>
      </w:pPr>
      <w:r>
        <w:rPr>
          <w:rFonts w:ascii="Times New Roman" w:hAnsi="Times New Roman" w:cs="Times New Roman"/>
        </w:rPr>
        <w:t xml:space="preserve">However, the map above gives a clear understanding that the original graph took a country from each continent to show the average female height except North America. We want to show that R packages are accessible way to show the verity of designs and opportunities to show more insights than it could seems firstly. </w:t>
      </w:r>
    </w:p>
    <w:p w14:paraId="2CBC224C" w14:textId="29F5E1C7" w:rsidR="007F1817" w:rsidRDefault="004D2304" w:rsidP="007F1817">
      <w:pPr>
        <w:jc w:val="both"/>
        <w:rPr>
          <w:rFonts w:ascii="Times New Roman" w:hAnsi="Times New Roman" w:cs="Times New Roman"/>
        </w:rPr>
      </w:pPr>
      <w:r>
        <w:rPr>
          <w:rFonts w:ascii="Times New Roman" w:hAnsi="Times New Roman" w:cs="Times New Roman"/>
          <w:noProof/>
        </w:rPr>
        <w:drawing>
          <wp:anchor distT="0" distB="0" distL="114300" distR="114300" simplePos="0" relativeHeight="251658244" behindDoc="0" locked="0" layoutInCell="1" allowOverlap="1" wp14:anchorId="3F91271D" wp14:editId="483A5DA2">
            <wp:simplePos x="0" y="0"/>
            <wp:positionH relativeFrom="column">
              <wp:posOffset>0</wp:posOffset>
            </wp:positionH>
            <wp:positionV relativeFrom="paragraph">
              <wp:posOffset>173355</wp:posOffset>
            </wp:positionV>
            <wp:extent cx="3761740" cy="2419985"/>
            <wp:effectExtent l="0" t="0" r="0" b="5715"/>
            <wp:wrapSquare wrapText="bothSides"/>
            <wp:docPr id="5" name="Picture 5"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ox and whisker chart&#10;&#10;Description automatically generated"/>
                    <pic:cNvPicPr/>
                  </pic:nvPicPr>
                  <pic:blipFill rotWithShape="1">
                    <a:blip r:embed="rId13" cstate="print">
                      <a:extLst>
                        <a:ext uri="{28A0092B-C50C-407E-A947-70E740481C1C}">
                          <a14:useLocalDpi xmlns:a14="http://schemas.microsoft.com/office/drawing/2010/main" val="0"/>
                        </a:ext>
                      </a:extLst>
                    </a:blip>
                    <a:srcRect r="1733"/>
                    <a:stretch/>
                  </pic:blipFill>
                  <pic:spPr bwMode="auto">
                    <a:xfrm>
                      <a:off x="0" y="0"/>
                      <a:ext cx="3761740" cy="24199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8249" behindDoc="0" locked="0" layoutInCell="1" allowOverlap="1" wp14:anchorId="2336A2C8" wp14:editId="2CCFC1D5">
                <wp:simplePos x="0" y="0"/>
                <wp:positionH relativeFrom="column">
                  <wp:posOffset>0</wp:posOffset>
                </wp:positionH>
                <wp:positionV relativeFrom="paragraph">
                  <wp:posOffset>2597150</wp:posOffset>
                </wp:positionV>
                <wp:extent cx="3761740" cy="635"/>
                <wp:effectExtent l="0" t="0" r="0" b="12065"/>
                <wp:wrapSquare wrapText="bothSides"/>
                <wp:docPr id="10" name="Text Box 10"/>
                <wp:cNvGraphicFramePr/>
                <a:graphic xmlns:a="http://schemas.openxmlformats.org/drawingml/2006/main">
                  <a:graphicData uri="http://schemas.microsoft.com/office/word/2010/wordprocessingShape">
                    <wps:wsp>
                      <wps:cNvSpPr txBox="1"/>
                      <wps:spPr>
                        <a:xfrm>
                          <a:off x="0" y="0"/>
                          <a:ext cx="3761740" cy="635"/>
                        </a:xfrm>
                        <a:prstGeom prst="rect">
                          <a:avLst/>
                        </a:prstGeom>
                        <a:solidFill>
                          <a:prstClr val="white"/>
                        </a:solidFill>
                        <a:ln>
                          <a:noFill/>
                        </a:ln>
                      </wps:spPr>
                      <wps:txbx>
                        <w:txbxContent>
                          <w:p w14:paraId="59930BDA" w14:textId="20455500" w:rsidR="004D2304" w:rsidRPr="00375AED" w:rsidRDefault="004D2304" w:rsidP="004D2304">
                            <w:pPr>
                              <w:pStyle w:val="Caption"/>
                              <w:rPr>
                                <w:rFonts w:ascii="Times New Roman" w:hAnsi="Times New Roman" w:cs="Times New Roman"/>
                                <w:noProof/>
                              </w:rPr>
                            </w:pPr>
                            <w:r>
                              <w:t xml:space="preserve">Figure </w:t>
                            </w:r>
                            <w:r>
                              <w:fldChar w:fldCharType="begin"/>
                            </w:r>
                            <w:r>
                              <w:instrText xml:space="preserve"> SEQ Figure \* ARABIC </w:instrText>
                            </w:r>
                            <w:r>
                              <w:fldChar w:fldCharType="separate"/>
                            </w:r>
                            <w:r w:rsidR="003B6EBA">
                              <w:rPr>
                                <w:noProof/>
                              </w:rPr>
                              <w:t>6</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36A2C8" id="Text Box 10" o:spid="_x0000_s1030" type="#_x0000_t202" style="position:absolute;left:0;text-align:left;margin-left:0;margin-top:204.5pt;width:296.2pt;height:.05pt;z-index:25165824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" stroked="f">
                <v:textbox style="mso-fit-shape-to-text:t" inset="0,0,0,0">
                  <w:txbxContent>
                    <w:p w14:paraId="59930BDA" w14:textId="20455500" w:rsidR="004D2304" w:rsidRPr="00375AED" w:rsidRDefault="004D2304" w:rsidP="004D2304">
                      <w:pPr>
                        <w:pStyle w:val="Caption"/>
                        <w:rPr>
                          <w:rFonts w:ascii="Times New Roman" w:hAnsi="Times New Roman" w:cs="Times New Roman"/>
                          <w:noProof/>
                        </w:rPr>
                      </w:pPr>
                      <w:r>
                        <w:t xml:space="preserve">Figure </w:t>
                      </w:r>
                      <w:r>
                        <w:fldChar w:fldCharType="begin"/>
                      </w:r>
                      <w:r>
                        <w:instrText xml:space="preserve"> SEQ Figure \* ARABIC </w:instrText>
                      </w:r>
                      <w:r>
                        <w:fldChar w:fldCharType="separate"/>
                      </w:r>
                      <w:r w:rsidR="003B6EBA">
                        <w:rPr>
                          <w:noProof/>
                        </w:rPr>
                        <w:t>6</w:t>
                      </w:r>
                      <w:r>
                        <w:fldChar w:fldCharType="end"/>
                      </w:r>
                    </w:p>
                  </w:txbxContent>
                </v:textbox>
                <w10:wrap type="square"/>
              </v:shape>
            </w:pict>
          </mc:Fallback>
        </mc:AlternateContent>
      </w:r>
    </w:p>
    <w:p w14:paraId="487C7D73" w14:textId="77777777" w:rsidR="007F1817" w:rsidRDefault="007F1817" w:rsidP="007F1817">
      <w:pPr>
        <w:jc w:val="both"/>
        <w:rPr>
          <w:rFonts w:ascii="Times New Roman" w:hAnsi="Times New Roman" w:cs="Times New Roman"/>
        </w:rPr>
      </w:pPr>
    </w:p>
    <w:p w14:paraId="6AE57553" w14:textId="77777777" w:rsidR="007F1817" w:rsidRPr="009755A7" w:rsidRDefault="007F1817" w:rsidP="007F1817">
      <w:pPr>
        <w:jc w:val="both"/>
        <w:rPr>
          <w:rFonts w:ascii="Times New Roman" w:hAnsi="Times New Roman" w:cs="Times New Roman"/>
        </w:rPr>
      </w:pPr>
    </w:p>
    <w:p w14:paraId="083725F6" w14:textId="77777777" w:rsidR="00742347" w:rsidRDefault="007F1817" w:rsidP="13EC864A">
      <w:pPr>
        <w:jc w:val="both"/>
        <w:rPr>
          <w:rFonts w:ascii="Times New Roman" w:hAnsi="Times New Roman" w:cs="Times New Roman"/>
        </w:rPr>
      </w:pPr>
      <w:r>
        <w:rPr>
          <w:rFonts w:ascii="Times New Roman" w:hAnsi="Times New Roman" w:cs="Times New Roman"/>
        </w:rPr>
        <w:t>The interactive boxplot was created to show the average female height not just in a few countries, but in each region of the world. The chart represents the average height, maximum and minimum average height of countries in each region. Moreover, the dots on the graph show</w:t>
      </w:r>
      <w:r w:rsidRPr="00721F89">
        <w:rPr>
          <w:rFonts w:ascii="Times New Roman" w:hAnsi="Times New Roman" w:cs="Times New Roman"/>
        </w:rPr>
        <w:t xml:space="preserve"> the density of countries in each height category</w:t>
      </w:r>
      <w:r>
        <w:rPr>
          <w:rFonts w:ascii="Times New Roman" w:hAnsi="Times New Roman" w:cs="Times New Roman"/>
        </w:rPr>
        <w:t>.</w:t>
      </w:r>
    </w:p>
    <w:p w14:paraId="6A9B3534" w14:textId="543ECC79" w:rsidR="0D2EABCD" w:rsidRPr="00742347" w:rsidRDefault="13EC864A" w:rsidP="13EC864A">
      <w:pPr>
        <w:jc w:val="both"/>
        <w:rPr>
          <w:rFonts w:ascii="Times New Roman" w:hAnsi="Times New Roman" w:cs="Times New Roman"/>
        </w:rPr>
      </w:pPr>
      <w:r w:rsidRPr="48AF588F">
        <w:rPr>
          <w:rFonts w:ascii="Times New Roman" w:eastAsia="Times New Roman" w:hAnsi="Times New Roman" w:cs="Times New Roman"/>
          <w:b/>
          <w:i/>
          <w:color w:val="000000" w:themeColor="text1"/>
        </w:rPr>
        <w:t>Average Number of Actual Weekly Hours</w:t>
      </w:r>
    </w:p>
    <w:p w14:paraId="2949D7DE" w14:textId="10F1E3B3" w:rsidR="45A6B82E" w:rsidRDefault="45A6B82E" w:rsidP="00187822">
      <w:pPr>
        <w:ind w:firstLine="720"/>
        <w:jc w:val="both"/>
        <w:rPr>
          <w:rFonts w:ascii="Times New Roman" w:eastAsia="Times New Roman" w:hAnsi="Times New Roman" w:cs="Times New Roman"/>
          <w:color w:val="000000" w:themeColor="text1"/>
        </w:rPr>
      </w:pPr>
      <w:r w:rsidRPr="48AF588F">
        <w:rPr>
          <w:rFonts w:ascii="Times New Roman" w:eastAsia="Times New Roman" w:hAnsi="Times New Roman" w:cs="Times New Roman"/>
          <w:color w:val="000000" w:themeColor="text1"/>
        </w:rPr>
        <w:lastRenderedPageBreak/>
        <w:t>The disadvantage of Figure 6 is that the starting point of the X-axis is not zero. The first impression given by this image is that German workers are more motivated and work longer hours than workers in other EU countries.</w:t>
      </w:r>
    </w:p>
    <w:p w14:paraId="2E3A1E10" w14:textId="77777777" w:rsidR="000F5364" w:rsidRDefault="000F5364" w:rsidP="48AF588F">
      <w:pPr>
        <w:jc w:val="both"/>
        <w:rPr>
          <w:rFonts w:ascii="Times New Roman" w:eastAsia="Times New Roman" w:hAnsi="Times New Roman" w:cs="Times New Roman"/>
          <w:color w:val="000000" w:themeColor="text1"/>
        </w:rPr>
      </w:pPr>
    </w:p>
    <w:p w14:paraId="54D0C597" w14:textId="77777777" w:rsidR="00C83614" w:rsidRDefault="45A6B82E" w:rsidP="00C83614">
      <w:pPr>
        <w:keepNext/>
        <w:jc w:val="both"/>
      </w:pPr>
      <w:r>
        <w:rPr>
          <w:noProof/>
        </w:rPr>
        <w:drawing>
          <wp:inline distT="0" distB="0" distL="0" distR="0" wp14:anchorId="464732C4" wp14:editId="4DE4F156">
            <wp:extent cx="3514725" cy="2705886"/>
            <wp:effectExtent l="0" t="0" r="3175" b="0"/>
            <wp:docPr id="952769706" name="Picture 952769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276970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514725" cy="2705886"/>
                    </a:xfrm>
                    <a:prstGeom prst="rect">
                      <a:avLst/>
                    </a:prstGeom>
                  </pic:spPr>
                </pic:pic>
              </a:graphicData>
            </a:graphic>
          </wp:inline>
        </w:drawing>
      </w:r>
    </w:p>
    <w:p w14:paraId="683921F2" w14:textId="50C0C16E" w:rsidR="00C83614" w:rsidRDefault="00C83614" w:rsidP="00C83614">
      <w:pPr>
        <w:pStyle w:val="Caption"/>
        <w:jc w:val="both"/>
      </w:pPr>
      <w:r>
        <w:t xml:space="preserve">Figure </w:t>
      </w:r>
      <w:r>
        <w:fldChar w:fldCharType="begin"/>
      </w:r>
      <w:r>
        <w:instrText xml:space="preserve"> SEQ Figure \* ARABIC </w:instrText>
      </w:r>
      <w:r>
        <w:fldChar w:fldCharType="separate"/>
      </w:r>
      <w:r w:rsidR="003B6EBA">
        <w:rPr>
          <w:noProof/>
        </w:rPr>
        <w:t>7</w:t>
      </w:r>
      <w:r>
        <w:fldChar w:fldCharType="end"/>
      </w:r>
    </w:p>
    <w:p w14:paraId="4B8DA5D8" w14:textId="234979C2" w:rsidR="45A6B82E" w:rsidRDefault="45A6B82E" w:rsidP="48AF588F">
      <w:pPr>
        <w:jc w:val="both"/>
        <w:rPr>
          <w:rFonts w:ascii="Times New Roman" w:eastAsia="Times New Roman" w:hAnsi="Times New Roman" w:cs="Times New Roman"/>
          <w:color w:val="000000" w:themeColor="text1"/>
        </w:rPr>
      </w:pPr>
      <w:r w:rsidRPr="48AF588F">
        <w:rPr>
          <w:rFonts w:ascii="Times New Roman" w:eastAsia="Times New Roman" w:hAnsi="Times New Roman" w:cs="Times New Roman"/>
          <w:color w:val="000000" w:themeColor="text1"/>
        </w:rPr>
        <w:t>(Bergstrom &amp; West, 2020)</w:t>
      </w:r>
    </w:p>
    <w:p w14:paraId="2CA46CDF" w14:textId="77777777" w:rsidR="001936A5" w:rsidRDefault="001936A5" w:rsidP="48AF588F">
      <w:pPr>
        <w:jc w:val="both"/>
        <w:rPr>
          <w:rFonts w:ascii="Times New Roman" w:eastAsia="Times New Roman" w:hAnsi="Times New Roman" w:cs="Times New Roman"/>
          <w:color w:val="000000" w:themeColor="text1"/>
        </w:rPr>
      </w:pPr>
    </w:p>
    <w:p w14:paraId="5D2E2546" w14:textId="71E6C88C" w:rsidR="001936A5" w:rsidRDefault="001936A5" w:rsidP="48AF588F">
      <w:pPr>
        <w:jc w:val="both"/>
        <w:rPr>
          <w:rFonts w:ascii="Times New Roman" w:eastAsia="Times New Roman" w:hAnsi="Times New Roman" w:cs="Times New Roman"/>
          <w:color w:val="000000" w:themeColor="text1"/>
        </w:rPr>
      </w:pPr>
    </w:p>
    <w:p w14:paraId="3EDCB2AE" w14:textId="6F28AF37" w:rsidR="001936A5" w:rsidRDefault="00C83614" w:rsidP="48AF588F">
      <w:pPr>
        <w:jc w:val="both"/>
        <w:rPr>
          <w:rFonts w:ascii="Times New Roman" w:eastAsia="Times New Roman" w:hAnsi="Times New Roman" w:cs="Times New Roman"/>
          <w:color w:val="000000" w:themeColor="text1"/>
        </w:rPr>
      </w:pPr>
      <w:r>
        <w:rPr>
          <w:noProof/>
        </w:rPr>
        <w:drawing>
          <wp:anchor distT="0" distB="0" distL="114300" distR="114300" simplePos="0" relativeHeight="251658252" behindDoc="0" locked="0" layoutInCell="1" allowOverlap="1" wp14:anchorId="774EB748" wp14:editId="35D13094">
            <wp:simplePos x="0" y="0"/>
            <wp:positionH relativeFrom="column">
              <wp:posOffset>-394970</wp:posOffset>
            </wp:positionH>
            <wp:positionV relativeFrom="paragraph">
              <wp:posOffset>205105</wp:posOffset>
            </wp:positionV>
            <wp:extent cx="3714750" cy="3262630"/>
            <wp:effectExtent l="0" t="0" r="6350" b="1270"/>
            <wp:wrapSquare wrapText="bothSides"/>
            <wp:docPr id="13" name="Picture 13" descr="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423672" name="Picture 947423672" descr="Bar 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714750" cy="3262630"/>
                    </a:xfrm>
                    <a:prstGeom prst="rect">
                      <a:avLst/>
                    </a:prstGeom>
                  </pic:spPr>
                </pic:pic>
              </a:graphicData>
            </a:graphic>
            <wp14:sizeRelH relativeFrom="page">
              <wp14:pctWidth>0</wp14:pctWidth>
            </wp14:sizeRelH>
            <wp14:sizeRelV relativeFrom="page">
              <wp14:pctHeight>0</wp14:pctHeight>
            </wp14:sizeRelV>
          </wp:anchor>
        </w:drawing>
      </w:r>
    </w:p>
    <w:p w14:paraId="4C59D025" w14:textId="2F44D6AF" w:rsidR="001936A5" w:rsidRDefault="001936A5" w:rsidP="352EA139">
      <w:pPr>
        <w:ind w:firstLine="720"/>
        <w:jc w:val="both"/>
        <w:rPr>
          <w:rFonts w:ascii="Times New Roman" w:eastAsia="Times New Roman" w:hAnsi="Times New Roman" w:cs="Times New Roman"/>
          <w:color w:val="000000" w:themeColor="text1"/>
        </w:rPr>
      </w:pPr>
    </w:p>
    <w:p w14:paraId="52EC1774" w14:textId="3E903032" w:rsidR="48AF588F" w:rsidRDefault="522ECBD4" w:rsidP="00802D25">
      <w:pPr>
        <w:jc w:val="both"/>
        <w:rPr>
          <w:rFonts w:ascii="Times New Roman" w:eastAsia="Times New Roman" w:hAnsi="Times New Roman" w:cs="Times New Roman"/>
          <w:color w:val="000000" w:themeColor="text1"/>
        </w:rPr>
      </w:pPr>
      <w:r w:rsidRPr="48B27FBD">
        <w:rPr>
          <w:rFonts w:ascii="Times New Roman" w:eastAsia="Times New Roman" w:hAnsi="Times New Roman" w:cs="Times New Roman"/>
          <w:color w:val="000000" w:themeColor="text1"/>
        </w:rPr>
        <w:t xml:space="preserve">Figure </w:t>
      </w:r>
      <w:r w:rsidR="003B6EBA">
        <w:rPr>
          <w:rFonts w:ascii="Times New Roman" w:eastAsia="Times New Roman" w:hAnsi="Times New Roman" w:cs="Times New Roman"/>
          <w:color w:val="000000" w:themeColor="text1"/>
        </w:rPr>
        <w:t>8</w:t>
      </w:r>
      <w:r w:rsidRPr="48B27FBD">
        <w:rPr>
          <w:rFonts w:ascii="Times New Roman" w:eastAsia="Times New Roman" w:hAnsi="Times New Roman" w:cs="Times New Roman"/>
          <w:color w:val="000000" w:themeColor="text1"/>
        </w:rPr>
        <w:t xml:space="preserve"> is plotted by ggplot2 in R. Figure 7 completes the missing x-axis origin of Figure 6 and colors Germany with red. The countries with the longest average working hours are shown in blue, and the countries with the shortest working hours are represented in gray. The average working time of all EU members is shown in yellow and marked out with a straight line in the plot it.</w:t>
      </w:r>
    </w:p>
    <w:p w14:paraId="1E81B08A" w14:textId="5872AD3C" w:rsidR="45A6B82E" w:rsidRDefault="0034262E" w:rsidP="48AF588F">
      <w:pPr>
        <w:rPr>
          <w:rFonts w:ascii="Times New Roman" w:eastAsia="Times New Roman" w:hAnsi="Times New Roman" w:cs="Times New Roman"/>
          <w:b/>
          <w:bCs/>
          <w:color w:val="000000" w:themeColor="text1"/>
        </w:rPr>
      </w:pPr>
      <w:r>
        <w:rPr>
          <w:noProof/>
        </w:rPr>
        <mc:AlternateContent>
          <mc:Choice Requires="wps">
            <w:drawing>
              <wp:anchor distT="0" distB="0" distL="114300" distR="114300" simplePos="0" relativeHeight="251658250" behindDoc="0" locked="0" layoutInCell="1" allowOverlap="1" wp14:anchorId="616E195C" wp14:editId="6B273A3A">
                <wp:simplePos x="0" y="0"/>
                <wp:positionH relativeFrom="column">
                  <wp:posOffset>0</wp:posOffset>
                </wp:positionH>
                <wp:positionV relativeFrom="paragraph">
                  <wp:posOffset>483235</wp:posOffset>
                </wp:positionV>
                <wp:extent cx="3514725" cy="179070"/>
                <wp:effectExtent l="0" t="0" r="3175" b="0"/>
                <wp:wrapSquare wrapText="bothSides"/>
                <wp:docPr id="11" name="Text Box 11"/>
                <wp:cNvGraphicFramePr/>
                <a:graphic xmlns:a="http://schemas.openxmlformats.org/drawingml/2006/main">
                  <a:graphicData uri="http://schemas.microsoft.com/office/word/2010/wordprocessingShape">
                    <wps:wsp>
                      <wps:cNvSpPr txBox="1"/>
                      <wps:spPr>
                        <a:xfrm>
                          <a:off x="0" y="0"/>
                          <a:ext cx="3514725" cy="179070"/>
                        </a:xfrm>
                        <a:prstGeom prst="rect">
                          <a:avLst/>
                        </a:prstGeom>
                        <a:solidFill>
                          <a:prstClr val="white"/>
                        </a:solidFill>
                        <a:ln>
                          <a:noFill/>
                        </a:ln>
                      </wps:spPr>
                      <wps:txbx>
                        <w:txbxContent>
                          <w:p w14:paraId="24ECB3D1" w14:textId="402A8B3A" w:rsidR="0034262E" w:rsidRPr="00B70C9A" w:rsidRDefault="0034262E" w:rsidP="0034262E">
                            <w:pPr>
                              <w:pStyle w:val="Caption"/>
                              <w:rPr>
                                <w:noProof/>
                              </w:rPr>
                            </w:pPr>
                            <w:r>
                              <w:t xml:space="preserve">Figure </w:t>
                            </w:r>
                            <w:r>
                              <w:fldChar w:fldCharType="begin"/>
                            </w:r>
                            <w:r>
                              <w:instrText xml:space="preserve"> SEQ Figure \* ARABIC </w:instrText>
                            </w:r>
                            <w:r>
                              <w:fldChar w:fldCharType="separate"/>
                            </w:r>
                            <w:r w:rsidR="003B6EBA">
                              <w:rPr>
                                <w:noProof/>
                              </w:rPr>
                              <w:t>9</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16E195C" id="Text Box 11" o:spid="_x0000_s1031" type="#_x0000_t202" style="position:absolute;margin-left:0;margin-top:38.05pt;width:276.75pt;height:14.1pt;z-index:25165825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" stroked="f">
                <v:textbox inset="0,0,0,0">
                  <w:txbxContent>
                    <w:p w14:paraId="24ECB3D1" w14:textId="402A8B3A" w:rsidR="0034262E" w:rsidRPr="00B70C9A" w:rsidRDefault="0034262E" w:rsidP="0034262E">
                      <w:pPr>
                        <w:pStyle w:val="Caption"/>
                        <w:rPr>
                          <w:noProof/>
                        </w:rPr>
                      </w:pPr>
                      <w:r>
                        <w:t xml:space="preserve">Figure </w:t>
                      </w:r>
                      <w:r>
                        <w:fldChar w:fldCharType="begin"/>
                      </w:r>
                      <w:r>
                        <w:instrText xml:space="preserve"> SEQ Figure \* ARABIC </w:instrText>
                      </w:r>
                      <w:r>
                        <w:fldChar w:fldCharType="separate"/>
                      </w:r>
                      <w:r w:rsidR="003B6EBA">
                        <w:rPr>
                          <w:noProof/>
                        </w:rPr>
                        <w:t>9</w:t>
                      </w:r>
                      <w:r>
                        <w:fldChar w:fldCharType="end"/>
                      </w:r>
                    </w:p>
                  </w:txbxContent>
                </v:textbox>
                <w10:wrap type="square"/>
              </v:shape>
            </w:pict>
          </mc:Fallback>
        </mc:AlternateContent>
      </w:r>
    </w:p>
    <w:p w14:paraId="3243CB14" w14:textId="77777777" w:rsidR="0034262E" w:rsidRDefault="0034262E" w:rsidP="48AF588F">
      <w:pPr>
        <w:rPr>
          <w:rFonts w:ascii="Times New Roman" w:eastAsia="Times New Roman" w:hAnsi="Times New Roman" w:cs="Times New Roman"/>
          <w:b/>
          <w:bCs/>
          <w:color w:val="000000" w:themeColor="text1"/>
        </w:rPr>
      </w:pPr>
    </w:p>
    <w:p w14:paraId="4369F23F" w14:textId="77777777" w:rsidR="0034262E" w:rsidRDefault="0034262E" w:rsidP="48AF588F">
      <w:pPr>
        <w:rPr>
          <w:rFonts w:ascii="Times New Roman" w:eastAsia="Times New Roman" w:hAnsi="Times New Roman" w:cs="Times New Roman"/>
          <w:b/>
          <w:bCs/>
          <w:color w:val="000000" w:themeColor="text1"/>
        </w:rPr>
      </w:pPr>
    </w:p>
    <w:p w14:paraId="76D70110" w14:textId="77777777" w:rsidR="0034262E" w:rsidRDefault="0034262E" w:rsidP="48AF588F">
      <w:pPr>
        <w:rPr>
          <w:rFonts w:ascii="Times New Roman" w:eastAsia="Times New Roman" w:hAnsi="Times New Roman" w:cs="Times New Roman"/>
          <w:b/>
          <w:bCs/>
          <w:color w:val="000000" w:themeColor="text1"/>
        </w:rPr>
      </w:pPr>
    </w:p>
    <w:p w14:paraId="03A972F2" w14:textId="77777777" w:rsidR="0034262E" w:rsidRDefault="0034262E" w:rsidP="48AF588F">
      <w:pPr>
        <w:rPr>
          <w:rFonts w:ascii="Times New Roman" w:eastAsia="Times New Roman" w:hAnsi="Times New Roman" w:cs="Times New Roman"/>
          <w:b/>
          <w:bCs/>
          <w:color w:val="000000" w:themeColor="text1"/>
        </w:rPr>
      </w:pPr>
    </w:p>
    <w:p w14:paraId="44DB8C7F" w14:textId="5598CE7B" w:rsidR="0034262E" w:rsidRDefault="0034262E" w:rsidP="48AF588F">
      <w:pPr>
        <w:rPr>
          <w:rFonts w:ascii="Times New Roman" w:eastAsia="Times New Roman" w:hAnsi="Times New Roman" w:cs="Times New Roman"/>
          <w:color w:val="000000" w:themeColor="text1"/>
        </w:rPr>
      </w:pPr>
    </w:p>
    <w:p w14:paraId="22C4231A" w14:textId="3C95D4F8" w:rsidR="45A6B82E" w:rsidRDefault="000F2796" w:rsidP="48AF588F">
      <w:pPr>
        <w:rPr>
          <w:rFonts w:ascii="Calibri" w:eastAsia="Calibri" w:hAnsi="Calibri" w:cs="Calibri"/>
          <w:color w:val="000000" w:themeColor="text1"/>
        </w:rPr>
      </w:pPr>
      <w:r>
        <w:rPr>
          <w:noProof/>
        </w:rPr>
        <mc:AlternateContent>
          <mc:Choice Requires="wps">
            <w:drawing>
              <wp:anchor distT="0" distB="0" distL="114300" distR="114300" simplePos="0" relativeHeight="251658253" behindDoc="0" locked="0" layoutInCell="1" allowOverlap="1" wp14:anchorId="09D9C455" wp14:editId="678CA5B4">
                <wp:simplePos x="0" y="0"/>
                <wp:positionH relativeFrom="column">
                  <wp:posOffset>0</wp:posOffset>
                </wp:positionH>
                <wp:positionV relativeFrom="paragraph">
                  <wp:posOffset>134060</wp:posOffset>
                </wp:positionV>
                <wp:extent cx="3714750" cy="635"/>
                <wp:effectExtent l="0" t="0" r="6350" b="12065"/>
                <wp:wrapSquare wrapText="bothSides"/>
                <wp:docPr id="14" name="Text Box 14"/>
                <wp:cNvGraphicFramePr/>
                <a:graphic xmlns:a="http://schemas.openxmlformats.org/drawingml/2006/main">
                  <a:graphicData uri="http://schemas.microsoft.com/office/word/2010/wordprocessingShape">
                    <wps:wsp>
                      <wps:cNvSpPr txBox="1"/>
                      <wps:spPr>
                        <a:xfrm>
                          <a:off x="0" y="0"/>
                          <a:ext cx="3714750" cy="635"/>
                        </a:xfrm>
                        <a:prstGeom prst="rect">
                          <a:avLst/>
                        </a:prstGeom>
                        <a:solidFill>
                          <a:prstClr val="white"/>
                        </a:solidFill>
                        <a:ln>
                          <a:noFill/>
                        </a:ln>
                      </wps:spPr>
                      <wps:txbx>
                        <w:txbxContent>
                          <w:p w14:paraId="7C5E6125" w14:textId="3904116C" w:rsidR="004D768E" w:rsidRPr="009742B2" w:rsidRDefault="004D768E" w:rsidP="004D768E">
                            <w:pPr>
                              <w:pStyle w:val="Caption"/>
                              <w:rPr>
                                <w:noProof/>
                              </w:rPr>
                            </w:pPr>
                            <w:r>
                              <w:t xml:space="preserve">Figure </w:t>
                            </w:r>
                            <w:r>
                              <w:fldChar w:fldCharType="begin"/>
                            </w:r>
                            <w:r>
                              <w:instrText xml:space="preserve"> SEQ Figure \* ARABIC </w:instrText>
                            </w:r>
                            <w:r>
                              <w:fldChar w:fldCharType="separate"/>
                            </w:r>
                            <w:r w:rsidR="003B6EBA">
                              <w:rPr>
                                <w:noProof/>
                              </w:rPr>
                              <w:t>8</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D9C455" id="Text Box 14" o:spid="_x0000_s1032" type="#_x0000_t202" style="position:absolute;margin-left:0;margin-top:10.55pt;width:292.5pt;height:.05pt;z-index:25165825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" stroked="f">
                <v:textbox style="mso-fit-shape-to-text:t" inset="0,0,0,0">
                  <w:txbxContent>
                    <w:p w14:paraId="7C5E6125" w14:textId="3904116C" w:rsidR="004D768E" w:rsidRPr="009742B2" w:rsidRDefault="004D768E" w:rsidP="004D768E">
                      <w:pPr>
                        <w:pStyle w:val="Caption"/>
                        <w:rPr>
                          <w:noProof/>
                        </w:rPr>
                      </w:pPr>
                      <w:r>
                        <w:t xml:space="preserve">Figure </w:t>
                      </w:r>
                      <w:r>
                        <w:fldChar w:fldCharType="begin"/>
                      </w:r>
                      <w:r>
                        <w:instrText xml:space="preserve"> SEQ Figure \* ARABIC </w:instrText>
                      </w:r>
                      <w:r>
                        <w:fldChar w:fldCharType="separate"/>
                      </w:r>
                      <w:r w:rsidR="003B6EBA">
                        <w:rPr>
                          <w:noProof/>
                        </w:rPr>
                        <w:t>8</w:t>
                      </w:r>
                      <w:r>
                        <w:fldChar w:fldCharType="end"/>
                      </w:r>
                    </w:p>
                  </w:txbxContent>
                </v:textbox>
                <w10:wrap type="square"/>
              </v:shape>
            </w:pict>
          </mc:Fallback>
        </mc:AlternateContent>
      </w:r>
    </w:p>
    <w:p w14:paraId="25840123" w14:textId="006733B4" w:rsidR="003B6EBA" w:rsidRDefault="003B6EBA" w:rsidP="003B6EBA">
      <w:pPr>
        <w:keepNext/>
        <w:jc w:val="both"/>
      </w:pPr>
      <w:r>
        <w:rPr>
          <w:noProof/>
        </w:rPr>
        <w:lastRenderedPageBreak/>
        <w:drawing>
          <wp:anchor distT="0" distB="0" distL="114300" distR="114300" simplePos="0" relativeHeight="251659277" behindDoc="0" locked="0" layoutInCell="1" allowOverlap="1" wp14:anchorId="43CCBB76" wp14:editId="1778A729">
            <wp:simplePos x="0" y="0"/>
            <wp:positionH relativeFrom="column">
              <wp:posOffset>0</wp:posOffset>
            </wp:positionH>
            <wp:positionV relativeFrom="paragraph">
              <wp:posOffset>107315</wp:posOffset>
            </wp:positionV>
            <wp:extent cx="4125595" cy="2638425"/>
            <wp:effectExtent l="0" t="0" r="1905" b="3175"/>
            <wp:wrapSquare wrapText="bothSides"/>
            <wp:docPr id="15" name="Picture 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line 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125595" cy="2638425"/>
                    </a:xfrm>
                    <a:prstGeom prst="rect">
                      <a:avLst/>
                    </a:prstGeom>
                  </pic:spPr>
                </pic:pic>
              </a:graphicData>
            </a:graphic>
            <wp14:sizeRelH relativeFrom="page">
              <wp14:pctWidth>0</wp14:pctWidth>
            </wp14:sizeRelH>
            <wp14:sizeRelV relativeFrom="page">
              <wp14:pctHeight>0</wp14:pctHeight>
            </wp14:sizeRelV>
          </wp:anchor>
        </w:drawing>
      </w:r>
    </w:p>
    <w:p w14:paraId="542C503D" w14:textId="2156BAFC" w:rsidR="003B6EBA" w:rsidRDefault="003B6EBA" w:rsidP="003B6EBA">
      <w:pPr>
        <w:pStyle w:val="Caption"/>
        <w:jc w:val="both"/>
      </w:pPr>
      <w:r>
        <w:t>Figure 9</w:t>
      </w:r>
    </w:p>
    <w:p w14:paraId="44ADFD34" w14:textId="124C89D6" w:rsidR="48AF588F" w:rsidRDefault="5A610B49" w:rsidP="003B6EBA">
      <w:pPr>
        <w:jc w:val="both"/>
        <w:rPr>
          <w:rFonts w:ascii="Times New Roman" w:eastAsia="Times New Roman" w:hAnsi="Times New Roman" w:cs="Times New Roman"/>
          <w:color w:val="000000" w:themeColor="text1"/>
        </w:rPr>
      </w:pPr>
      <w:r w:rsidRPr="19178A55">
        <w:rPr>
          <w:rFonts w:ascii="Times New Roman" w:eastAsia="Times New Roman" w:hAnsi="Times New Roman" w:cs="Times New Roman"/>
          <w:color w:val="000000" w:themeColor="text1"/>
        </w:rPr>
        <w:t xml:space="preserve">The idea of creating a scatter plot </w:t>
      </w:r>
      <w:r w:rsidRPr="4E4FB546">
        <w:rPr>
          <w:rFonts w:ascii="Times New Roman" w:eastAsia="Times New Roman" w:hAnsi="Times New Roman" w:cs="Times New Roman"/>
          <w:color w:val="000000" w:themeColor="text1"/>
        </w:rPr>
        <w:t>(</w:t>
      </w:r>
      <w:r w:rsidRPr="6B136D1F">
        <w:rPr>
          <w:rFonts w:ascii="Times New Roman" w:eastAsia="Times New Roman" w:hAnsi="Times New Roman" w:cs="Times New Roman"/>
          <w:color w:val="000000" w:themeColor="text1"/>
        </w:rPr>
        <w:t xml:space="preserve">Figure </w:t>
      </w:r>
      <w:r w:rsidR="003B6EBA">
        <w:rPr>
          <w:rFonts w:ascii="Times New Roman" w:eastAsia="Times New Roman" w:hAnsi="Times New Roman" w:cs="Times New Roman"/>
          <w:color w:val="000000" w:themeColor="text1"/>
        </w:rPr>
        <w:t>9</w:t>
      </w:r>
      <w:r w:rsidRPr="6B136D1F">
        <w:rPr>
          <w:rFonts w:ascii="Times New Roman" w:eastAsia="Times New Roman" w:hAnsi="Times New Roman" w:cs="Times New Roman"/>
          <w:color w:val="000000" w:themeColor="text1"/>
        </w:rPr>
        <w:t>)</w:t>
      </w:r>
      <w:r w:rsidRPr="4E4FB546">
        <w:rPr>
          <w:rFonts w:ascii="Times New Roman" w:eastAsia="Times New Roman" w:hAnsi="Times New Roman" w:cs="Times New Roman"/>
          <w:color w:val="000000" w:themeColor="text1"/>
        </w:rPr>
        <w:t xml:space="preserve"> </w:t>
      </w:r>
      <w:r w:rsidRPr="19178A55">
        <w:rPr>
          <w:rFonts w:ascii="Times New Roman" w:eastAsia="Times New Roman" w:hAnsi="Times New Roman" w:cs="Times New Roman"/>
          <w:color w:val="000000" w:themeColor="text1"/>
        </w:rPr>
        <w:t>is like that of a bar chart, but the displayed results are not very intuitive. The maximum value is marked with blue dots, the minimum value with green dots, Germany with red dots, and the EU average with purple dots and a purple line to mark the average.</w:t>
      </w:r>
    </w:p>
    <w:p w14:paraId="2E70D0E9" w14:textId="12374148" w:rsidR="0034262E" w:rsidRDefault="003B6EBA" w:rsidP="0034262E">
      <w:pPr>
        <w:keepNext/>
      </w:pPr>
      <w:r>
        <w:rPr>
          <w:noProof/>
        </w:rPr>
        <mc:AlternateContent>
          <mc:Choice Requires="wps">
            <w:drawing>
              <wp:anchor distT="0" distB="0" distL="114300" distR="114300" simplePos="0" relativeHeight="251662349" behindDoc="0" locked="0" layoutInCell="1" allowOverlap="1" wp14:anchorId="6535328D" wp14:editId="1B14779F">
                <wp:simplePos x="0" y="0"/>
                <wp:positionH relativeFrom="column">
                  <wp:posOffset>0</wp:posOffset>
                </wp:positionH>
                <wp:positionV relativeFrom="paragraph">
                  <wp:posOffset>74930</wp:posOffset>
                </wp:positionV>
                <wp:extent cx="4125595" cy="179070"/>
                <wp:effectExtent l="0" t="0" r="1905" b="0"/>
                <wp:wrapSquare wrapText="bothSides"/>
                <wp:docPr id="17" name="Text Box 17"/>
                <wp:cNvGraphicFramePr/>
                <a:graphic xmlns:a="http://schemas.openxmlformats.org/drawingml/2006/main">
                  <a:graphicData uri="http://schemas.microsoft.com/office/word/2010/wordprocessingShape">
                    <wps:wsp>
                      <wps:cNvSpPr txBox="1"/>
                      <wps:spPr>
                        <a:xfrm>
                          <a:off x="0" y="0"/>
                          <a:ext cx="4125595" cy="179070"/>
                        </a:xfrm>
                        <a:prstGeom prst="rect">
                          <a:avLst/>
                        </a:prstGeom>
                        <a:solidFill>
                          <a:prstClr val="white"/>
                        </a:solidFill>
                        <a:ln>
                          <a:noFill/>
                        </a:ln>
                      </wps:spPr>
                      <wps:txbx>
                        <w:txbxContent>
                          <w:p w14:paraId="6C0A1AAC" w14:textId="34F3221B" w:rsidR="003B6EBA" w:rsidRPr="00C27731" w:rsidRDefault="003B6EBA" w:rsidP="003B6EBA">
                            <w:pPr>
                              <w:pStyle w:val="Caption"/>
                              <w:rPr>
                                <w:noProof/>
                              </w:rPr>
                            </w:pPr>
                            <w:r>
                              <w:t>Figure 9</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535328D" id="Text Box 17" o:spid="_x0000_s1033" type="#_x0000_t202" style="position:absolute;margin-left:0;margin-top:5.9pt;width:324.85pt;height:14.1pt;z-index:251662349;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" stroked="f">
                <v:textbox inset="0,0,0,0">
                  <w:txbxContent>
                    <w:p w14:paraId="6C0A1AAC" w14:textId="34F3221B" w:rsidR="003B6EBA" w:rsidRPr="00C27731" w:rsidRDefault="003B6EBA" w:rsidP="003B6EBA">
                      <w:pPr>
                        <w:pStyle w:val="Caption"/>
                        <w:rPr>
                          <w:noProof/>
                        </w:rPr>
                      </w:pPr>
                      <w:r>
                        <w:t>Figure 9</w:t>
                      </w:r>
                    </w:p>
                  </w:txbxContent>
                </v:textbox>
                <w10:wrap type="square"/>
              </v:shape>
            </w:pict>
          </mc:Fallback>
        </mc:AlternateContent>
      </w:r>
    </w:p>
    <w:p w14:paraId="54F68CA0" w14:textId="5CDF39E6" w:rsidR="45A6B82E" w:rsidRDefault="003B6EBA" w:rsidP="0034262E">
      <w:pPr>
        <w:pStyle w:val="Caption"/>
      </w:pPr>
      <w:r>
        <w:rPr>
          <w:noProof/>
        </w:rPr>
        <mc:AlternateContent>
          <mc:Choice Requires="wps">
            <w:drawing>
              <wp:anchor distT="0" distB="0" distL="114300" distR="114300" simplePos="0" relativeHeight="251664397" behindDoc="0" locked="0" layoutInCell="1" allowOverlap="1" wp14:anchorId="7ABD0AA9" wp14:editId="6EC44260">
                <wp:simplePos x="0" y="0"/>
                <wp:positionH relativeFrom="column">
                  <wp:posOffset>456565</wp:posOffset>
                </wp:positionH>
                <wp:positionV relativeFrom="paragraph">
                  <wp:posOffset>3239135</wp:posOffset>
                </wp:positionV>
                <wp:extent cx="5091430" cy="635"/>
                <wp:effectExtent l="0" t="0" r="1270" b="12065"/>
                <wp:wrapSquare wrapText="bothSides"/>
                <wp:docPr id="18" name="Text Box 18"/>
                <wp:cNvGraphicFramePr/>
                <a:graphic xmlns:a="http://schemas.openxmlformats.org/drawingml/2006/main">
                  <a:graphicData uri="http://schemas.microsoft.com/office/word/2010/wordprocessingShape">
                    <wps:wsp>
                      <wps:cNvSpPr txBox="1"/>
                      <wps:spPr>
                        <a:xfrm>
                          <a:off x="0" y="0"/>
                          <a:ext cx="5091430" cy="635"/>
                        </a:xfrm>
                        <a:prstGeom prst="rect">
                          <a:avLst/>
                        </a:prstGeom>
                        <a:solidFill>
                          <a:prstClr val="white"/>
                        </a:solidFill>
                        <a:ln>
                          <a:noFill/>
                        </a:ln>
                      </wps:spPr>
                      <wps:txbx>
                        <w:txbxContent>
                          <w:p w14:paraId="1A9A75C1" w14:textId="25FD18BA" w:rsidR="003B6EBA" w:rsidRPr="00BF73A2" w:rsidRDefault="003B6EBA" w:rsidP="003B6EBA">
                            <w:pPr>
                              <w:pStyle w:val="Caption"/>
                              <w:rPr>
                                <w:noProof/>
                              </w:rPr>
                            </w:pPr>
                            <w:r>
                              <w:t xml:space="preserve">Figure </w:t>
                            </w:r>
                            <w:r>
                              <w:fldChar w:fldCharType="begin"/>
                            </w:r>
                            <w:r>
                              <w:instrText xml:space="preserve"> SEQ Figure \* ARABIC </w:instrText>
                            </w:r>
                            <w:r>
                              <w:fldChar w:fldCharType="separate"/>
                            </w:r>
                            <w:r>
                              <w:rPr>
                                <w:noProof/>
                              </w:rPr>
                              <w:t>10</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BD0AA9" id="Text Box 18" o:spid="_x0000_s1034" type="#_x0000_t202" style="position:absolute;margin-left:35.95pt;margin-top:255.05pt;width:400.9pt;height:.05pt;z-index:25166439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" stroked="f">
                <v:textbox style="mso-fit-shape-to-text:t" inset="0,0,0,0">
                  <w:txbxContent>
                    <w:p w14:paraId="1A9A75C1" w14:textId="25FD18BA" w:rsidR="003B6EBA" w:rsidRPr="00BF73A2" w:rsidRDefault="003B6EBA" w:rsidP="003B6EBA">
                      <w:pPr>
                        <w:pStyle w:val="Caption"/>
                        <w:rPr>
                          <w:noProof/>
                        </w:rPr>
                      </w:pPr>
                      <w:r>
                        <w:t xml:space="preserve">Figure </w:t>
                      </w:r>
                      <w:r>
                        <w:fldChar w:fldCharType="begin"/>
                      </w:r>
                      <w:r>
                        <w:instrText xml:space="preserve"> SEQ Figure \* ARABIC </w:instrText>
                      </w:r>
                      <w:r>
                        <w:fldChar w:fldCharType="separate"/>
                      </w:r>
                      <w:r>
                        <w:rPr>
                          <w:noProof/>
                        </w:rPr>
                        <w:t>10</w:t>
                      </w:r>
                      <w:r>
                        <w:fldChar w:fldCharType="end"/>
                      </w:r>
                    </w:p>
                  </w:txbxContent>
                </v:textbox>
                <w10:wrap type="square"/>
              </v:shape>
            </w:pict>
          </mc:Fallback>
        </mc:AlternateContent>
      </w:r>
      <w:r>
        <w:rPr>
          <w:noProof/>
        </w:rPr>
        <w:drawing>
          <wp:anchor distT="0" distB="0" distL="114300" distR="114300" simplePos="0" relativeHeight="251660301" behindDoc="0" locked="0" layoutInCell="1" allowOverlap="1" wp14:anchorId="787C4ABF" wp14:editId="1FE79B60">
            <wp:simplePos x="0" y="0"/>
            <wp:positionH relativeFrom="column">
              <wp:posOffset>456565</wp:posOffset>
            </wp:positionH>
            <wp:positionV relativeFrom="paragraph">
              <wp:posOffset>265430</wp:posOffset>
            </wp:positionV>
            <wp:extent cx="5091430" cy="2916555"/>
            <wp:effectExtent l="0" t="0" r="1270" b="4445"/>
            <wp:wrapSquare wrapText="bothSides"/>
            <wp:docPr id="16" name="Picture 16"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Map&#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091430" cy="2916555"/>
                    </a:xfrm>
                    <a:prstGeom prst="rect">
                      <a:avLst/>
                    </a:prstGeom>
                  </pic:spPr>
                </pic:pic>
              </a:graphicData>
            </a:graphic>
            <wp14:sizeRelH relativeFrom="page">
              <wp14:pctWidth>0</wp14:pctWidth>
            </wp14:sizeRelH>
            <wp14:sizeRelV relativeFrom="page">
              <wp14:pctHeight>0</wp14:pctHeight>
            </wp14:sizeRelV>
          </wp:anchor>
        </w:drawing>
      </w:r>
    </w:p>
    <w:p w14:paraId="0309D843" w14:textId="719F62D9" w:rsidR="45A6B82E" w:rsidRDefault="01116A6B" w:rsidP="002D79BE">
      <w:pPr>
        <w:ind w:firstLine="720"/>
        <w:jc w:val="both"/>
        <w:rPr>
          <w:rFonts w:ascii="Times New Roman" w:eastAsia="Times New Roman" w:hAnsi="Times New Roman" w:cs="Times New Roman"/>
          <w:color w:val="000000" w:themeColor="text1"/>
        </w:rPr>
      </w:pPr>
      <w:r w:rsidRPr="09976441">
        <w:rPr>
          <w:rFonts w:ascii="Times New Roman" w:eastAsia="Times New Roman" w:hAnsi="Times New Roman" w:cs="Times New Roman"/>
          <w:color w:val="000000" w:themeColor="text1"/>
        </w:rPr>
        <w:t xml:space="preserve">Considering that picture 6 relates to some EU countries, we import the world map from </w:t>
      </w:r>
      <w:proofErr w:type="spellStart"/>
      <w:r w:rsidRPr="09976441">
        <w:rPr>
          <w:rFonts w:ascii="Times New Roman" w:eastAsia="Times New Roman" w:hAnsi="Times New Roman" w:cs="Times New Roman"/>
          <w:color w:val="000000" w:themeColor="text1"/>
        </w:rPr>
        <w:t>map_data</w:t>
      </w:r>
      <w:proofErr w:type="spellEnd"/>
      <w:r w:rsidRPr="09976441">
        <w:rPr>
          <w:rFonts w:ascii="Times New Roman" w:eastAsia="Times New Roman" w:hAnsi="Times New Roman" w:cs="Times New Roman"/>
          <w:color w:val="000000" w:themeColor="text1"/>
        </w:rPr>
        <w:t>, and intercept the information of 13 EU countries from it, and combine with the database established before, to map the average working time in EU. Finally, u</w:t>
      </w:r>
      <w:r w:rsidR="4BAC2D4E" w:rsidRPr="09976441">
        <w:rPr>
          <w:rFonts w:ascii="Times New Roman" w:eastAsia="Times New Roman" w:hAnsi="Times New Roman" w:cs="Times New Roman"/>
          <w:color w:val="000000" w:themeColor="text1"/>
        </w:rPr>
        <w:t>se</w:t>
      </w:r>
      <w:r w:rsidR="4BAC2D4E" w:rsidRPr="7B3A3543">
        <w:rPr>
          <w:rFonts w:ascii="Times New Roman" w:eastAsia="Times New Roman" w:hAnsi="Times New Roman" w:cs="Times New Roman"/>
          <w:color w:val="000000" w:themeColor="text1"/>
        </w:rPr>
        <w:t xml:space="preserve"> gradient colors to mark different countries on the map. Use color differences to show the division between </w:t>
      </w:r>
      <w:proofErr w:type="gramStart"/>
      <w:r w:rsidR="4BAC2D4E" w:rsidRPr="7B3A3543">
        <w:rPr>
          <w:rFonts w:ascii="Times New Roman" w:eastAsia="Times New Roman" w:hAnsi="Times New Roman" w:cs="Times New Roman"/>
          <w:color w:val="000000" w:themeColor="text1"/>
        </w:rPr>
        <w:t>countries</w:t>
      </w:r>
      <w:r w:rsidR="5C9CAD40" w:rsidRPr="09976441">
        <w:rPr>
          <w:rFonts w:ascii="Times New Roman" w:eastAsia="Times New Roman" w:hAnsi="Times New Roman" w:cs="Times New Roman"/>
          <w:color w:val="000000" w:themeColor="text1"/>
        </w:rPr>
        <w:t>, and</w:t>
      </w:r>
      <w:proofErr w:type="gramEnd"/>
      <w:r w:rsidR="5C9CAD40" w:rsidRPr="09976441">
        <w:rPr>
          <w:rFonts w:ascii="Times New Roman" w:eastAsia="Times New Roman" w:hAnsi="Times New Roman" w:cs="Times New Roman"/>
          <w:color w:val="000000" w:themeColor="text1"/>
        </w:rPr>
        <w:t xml:space="preserve"> get Figure </w:t>
      </w:r>
      <w:r w:rsidR="002D79BE">
        <w:rPr>
          <w:rFonts w:ascii="Times New Roman" w:eastAsia="Times New Roman" w:hAnsi="Times New Roman" w:cs="Times New Roman"/>
          <w:color w:val="000000" w:themeColor="text1"/>
        </w:rPr>
        <w:t>10</w:t>
      </w:r>
      <w:r w:rsidR="4BAC2D4E" w:rsidRPr="7B3A3543">
        <w:rPr>
          <w:rFonts w:ascii="Times New Roman" w:eastAsia="Times New Roman" w:hAnsi="Times New Roman" w:cs="Times New Roman"/>
          <w:color w:val="000000" w:themeColor="text1"/>
        </w:rPr>
        <w:t>.</w:t>
      </w:r>
    </w:p>
    <w:p w14:paraId="44C390FE" w14:textId="77859D41" w:rsidR="0034262E" w:rsidRDefault="0034262E" w:rsidP="0034262E">
      <w:pPr>
        <w:keepNext/>
      </w:pPr>
    </w:p>
    <w:p w14:paraId="52B5678B" w14:textId="3904BAA4" w:rsidR="45A6B82E" w:rsidRDefault="45A6B82E" w:rsidP="0034262E">
      <w:pPr>
        <w:pStyle w:val="Caption"/>
        <w:rPr>
          <w:rFonts w:ascii="Calibri" w:eastAsia="Calibri" w:hAnsi="Calibri" w:cs="Calibri"/>
          <w:color w:val="000000" w:themeColor="text1"/>
        </w:rPr>
      </w:pPr>
    </w:p>
    <w:p w14:paraId="2A4CEEBE" w14:textId="6F0267D0" w:rsidR="48AF588F" w:rsidRDefault="48AF588F" w:rsidP="48AF588F">
      <w:pPr>
        <w:rPr>
          <w:rFonts w:ascii="Times New Roman" w:eastAsia="Times New Roman" w:hAnsi="Times New Roman" w:cs="Times New Roman"/>
          <w:color w:val="000000" w:themeColor="text1"/>
        </w:rPr>
      </w:pPr>
    </w:p>
    <w:p w14:paraId="29CA705E" w14:textId="77777777" w:rsidR="003B6EBA" w:rsidRDefault="003B6EBA" w:rsidP="48AF588F">
      <w:pPr>
        <w:jc w:val="both"/>
        <w:rPr>
          <w:rFonts w:ascii="Times New Roman" w:eastAsia="Times New Roman" w:hAnsi="Times New Roman" w:cs="Times New Roman"/>
          <w:b/>
          <w:bCs/>
          <w:i/>
          <w:iCs/>
          <w:color w:val="000000" w:themeColor="text1"/>
        </w:rPr>
      </w:pPr>
    </w:p>
    <w:p w14:paraId="455FDDE1" w14:textId="77777777" w:rsidR="003B6EBA" w:rsidRDefault="003B6EBA" w:rsidP="48AF588F">
      <w:pPr>
        <w:jc w:val="both"/>
        <w:rPr>
          <w:rFonts w:ascii="Times New Roman" w:eastAsia="Times New Roman" w:hAnsi="Times New Roman" w:cs="Times New Roman"/>
          <w:b/>
          <w:bCs/>
          <w:i/>
          <w:iCs/>
          <w:color w:val="000000" w:themeColor="text1"/>
        </w:rPr>
      </w:pPr>
    </w:p>
    <w:p w14:paraId="05EA327A" w14:textId="77777777" w:rsidR="003B6EBA" w:rsidRDefault="003B6EBA" w:rsidP="48AF588F">
      <w:pPr>
        <w:jc w:val="both"/>
        <w:rPr>
          <w:rFonts w:ascii="Times New Roman" w:eastAsia="Times New Roman" w:hAnsi="Times New Roman" w:cs="Times New Roman"/>
          <w:b/>
          <w:bCs/>
          <w:i/>
          <w:iCs/>
          <w:color w:val="000000" w:themeColor="text1"/>
        </w:rPr>
      </w:pPr>
    </w:p>
    <w:p w14:paraId="67999EDE" w14:textId="77777777" w:rsidR="003B6EBA" w:rsidRDefault="003B6EBA" w:rsidP="48AF588F">
      <w:pPr>
        <w:jc w:val="both"/>
        <w:rPr>
          <w:rFonts w:ascii="Times New Roman" w:eastAsia="Times New Roman" w:hAnsi="Times New Roman" w:cs="Times New Roman"/>
          <w:b/>
          <w:bCs/>
          <w:i/>
          <w:iCs/>
          <w:color w:val="000000" w:themeColor="text1"/>
        </w:rPr>
      </w:pPr>
    </w:p>
    <w:p w14:paraId="0B468384" w14:textId="77777777" w:rsidR="00742347" w:rsidRDefault="00742347" w:rsidP="48AF588F">
      <w:pPr>
        <w:jc w:val="both"/>
        <w:rPr>
          <w:rFonts w:ascii="Times New Roman" w:eastAsia="Times New Roman" w:hAnsi="Times New Roman" w:cs="Times New Roman"/>
          <w:b/>
          <w:bCs/>
          <w:i/>
          <w:iCs/>
          <w:color w:val="000000" w:themeColor="text1"/>
        </w:rPr>
      </w:pPr>
    </w:p>
    <w:p w14:paraId="3E34D012" w14:textId="035FBF9C" w:rsidR="45A6B82E" w:rsidRDefault="45A6B82E" w:rsidP="48AF588F">
      <w:pPr>
        <w:jc w:val="both"/>
        <w:rPr>
          <w:rFonts w:ascii="Times New Roman" w:eastAsia="Times New Roman" w:hAnsi="Times New Roman" w:cs="Times New Roman"/>
          <w:color w:val="000000" w:themeColor="text1"/>
        </w:rPr>
      </w:pPr>
      <w:r w:rsidRPr="48AF588F">
        <w:rPr>
          <w:rFonts w:ascii="Times New Roman" w:eastAsia="Times New Roman" w:hAnsi="Times New Roman" w:cs="Times New Roman"/>
          <w:b/>
          <w:bCs/>
          <w:i/>
          <w:iCs/>
          <w:color w:val="000000" w:themeColor="text1"/>
        </w:rPr>
        <w:lastRenderedPageBreak/>
        <w:t>Groceries Spending Graph</w:t>
      </w:r>
    </w:p>
    <w:p w14:paraId="0952F40E" w14:textId="70980F76" w:rsidR="48AF588F" w:rsidRDefault="48AF588F" w:rsidP="48AF588F">
      <w:pPr>
        <w:rPr>
          <w:rFonts w:ascii="Times New Roman" w:eastAsia="Times New Roman" w:hAnsi="Times New Roman" w:cs="Times New Roman"/>
          <w:color w:val="000000" w:themeColor="text1"/>
        </w:rPr>
      </w:pPr>
    </w:p>
    <w:p w14:paraId="6421F541" w14:textId="77777777" w:rsidR="003B6EBA" w:rsidRDefault="45A6B82E" w:rsidP="003B6EBA">
      <w:pPr>
        <w:keepNext/>
      </w:pPr>
      <w:r>
        <w:rPr>
          <w:noProof/>
        </w:rPr>
        <w:drawing>
          <wp:inline distT="0" distB="0" distL="0" distR="0" wp14:anchorId="25CC5D32" wp14:editId="61404A5D">
            <wp:extent cx="2608729" cy="2140923"/>
            <wp:effectExtent l="0" t="0" r="0" b="5715"/>
            <wp:docPr id="1602448282" name="Picture 1602448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2448282"/>
                    <pic:cNvPicPr/>
                  </pic:nvPicPr>
                  <pic:blipFill>
                    <a:blip r:embed="rId18">
                      <a:extLst>
                        <a:ext uri="{28A0092B-C50C-407E-A947-70E740481C1C}">
                          <a14:useLocalDpi xmlns:a14="http://schemas.microsoft.com/office/drawing/2010/main" val="0"/>
                        </a:ext>
                      </a:extLst>
                    </a:blip>
                    <a:stretch>
                      <a:fillRect/>
                    </a:stretch>
                  </pic:blipFill>
                  <pic:spPr>
                    <a:xfrm>
                      <a:off x="0" y="0"/>
                      <a:ext cx="2658738" cy="2181964"/>
                    </a:xfrm>
                    <a:prstGeom prst="rect">
                      <a:avLst/>
                    </a:prstGeom>
                  </pic:spPr>
                </pic:pic>
              </a:graphicData>
            </a:graphic>
          </wp:inline>
        </w:drawing>
      </w:r>
    </w:p>
    <w:p w14:paraId="1008A615" w14:textId="30DC9970" w:rsidR="45A6B82E" w:rsidRDefault="003B6EBA" w:rsidP="003B6EBA">
      <w:pPr>
        <w:pStyle w:val="Caption"/>
        <w:rPr>
          <w:rFonts w:ascii="Microsoft YaHei" w:eastAsia="Microsoft YaHei" w:hAnsi="Microsoft YaHei" w:cs="Microsoft YaHei"/>
          <w:color w:val="000000" w:themeColor="text1"/>
        </w:rPr>
      </w:pPr>
      <w:r>
        <w:t xml:space="preserve">Figure </w:t>
      </w:r>
      <w:r>
        <w:fldChar w:fldCharType="begin"/>
      </w:r>
      <w:r>
        <w:instrText xml:space="preserve"> SEQ Figure \* ARABIC </w:instrText>
      </w:r>
      <w:r>
        <w:fldChar w:fldCharType="separate"/>
      </w:r>
      <w:r>
        <w:rPr>
          <w:noProof/>
        </w:rPr>
        <w:t>11</w:t>
      </w:r>
      <w:r>
        <w:fldChar w:fldCharType="end"/>
      </w:r>
    </w:p>
    <w:p w14:paraId="78305642" w14:textId="416D99D7" w:rsidR="48AF588F" w:rsidRDefault="48AF588F" w:rsidP="48AF588F">
      <w:pPr>
        <w:rPr>
          <w:rFonts w:ascii="Times New Roman" w:eastAsia="Times New Roman" w:hAnsi="Times New Roman" w:cs="Times New Roman"/>
          <w:color w:val="000000" w:themeColor="text1"/>
        </w:rPr>
      </w:pPr>
    </w:p>
    <w:p w14:paraId="1B6DFE7B" w14:textId="11B8E401" w:rsidR="48AF588F" w:rsidRDefault="48AF588F" w:rsidP="48AF588F">
      <w:pPr>
        <w:rPr>
          <w:rFonts w:ascii="Times New Roman" w:eastAsia="Times New Roman" w:hAnsi="Times New Roman" w:cs="Times New Roman"/>
          <w:color w:val="000000" w:themeColor="text1"/>
        </w:rPr>
      </w:pPr>
    </w:p>
    <w:p w14:paraId="7682B4F8" w14:textId="77777777" w:rsidR="003B6EBA" w:rsidRDefault="45A6B82E" w:rsidP="003B6EBA">
      <w:pPr>
        <w:keepNext/>
      </w:pPr>
      <w:r>
        <w:rPr>
          <w:noProof/>
        </w:rPr>
        <w:drawing>
          <wp:inline distT="0" distB="0" distL="0" distR="0" wp14:anchorId="440480CC" wp14:editId="2EFEE658">
            <wp:extent cx="3914775" cy="2422267"/>
            <wp:effectExtent l="0" t="0" r="0" b="0"/>
            <wp:docPr id="1957454600" name="Picture 1957454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7454600"/>
                    <pic:cNvPicPr/>
                  </pic:nvPicPr>
                  <pic:blipFill>
                    <a:blip r:embed="rId19">
                      <a:extLst>
                        <a:ext uri="{28A0092B-C50C-407E-A947-70E740481C1C}">
                          <a14:useLocalDpi xmlns:a14="http://schemas.microsoft.com/office/drawing/2010/main" val="0"/>
                        </a:ext>
                      </a:extLst>
                    </a:blip>
                    <a:stretch>
                      <a:fillRect/>
                    </a:stretch>
                  </pic:blipFill>
                  <pic:spPr>
                    <a:xfrm>
                      <a:off x="0" y="0"/>
                      <a:ext cx="3914775" cy="2422267"/>
                    </a:xfrm>
                    <a:prstGeom prst="rect">
                      <a:avLst/>
                    </a:prstGeom>
                  </pic:spPr>
                </pic:pic>
              </a:graphicData>
            </a:graphic>
          </wp:inline>
        </w:drawing>
      </w:r>
    </w:p>
    <w:p w14:paraId="00BAEDB1" w14:textId="310CD47B" w:rsidR="45A6B82E" w:rsidRDefault="003B6EBA" w:rsidP="003B6EBA">
      <w:pPr>
        <w:pStyle w:val="Caption"/>
        <w:rPr>
          <w:rFonts w:ascii="Microsoft YaHei" w:eastAsia="Microsoft YaHei" w:hAnsi="Microsoft YaHei" w:cs="Microsoft YaHei"/>
          <w:color w:val="000000" w:themeColor="text1"/>
        </w:rPr>
      </w:pPr>
      <w:r>
        <w:t xml:space="preserve">Figure </w:t>
      </w:r>
      <w:r>
        <w:fldChar w:fldCharType="begin"/>
      </w:r>
      <w:r>
        <w:instrText xml:space="preserve"> SEQ Figure \* ARABIC </w:instrText>
      </w:r>
      <w:r>
        <w:fldChar w:fldCharType="separate"/>
      </w:r>
      <w:r>
        <w:rPr>
          <w:noProof/>
        </w:rPr>
        <w:t>12</w:t>
      </w:r>
      <w:r>
        <w:fldChar w:fldCharType="end"/>
      </w:r>
    </w:p>
    <w:p w14:paraId="6BBB50E6" w14:textId="5BEEE8A0" w:rsidR="48AF588F" w:rsidRDefault="48AF588F" w:rsidP="48AF588F">
      <w:pPr>
        <w:rPr>
          <w:rFonts w:ascii="Times New Roman" w:eastAsia="Times New Roman" w:hAnsi="Times New Roman" w:cs="Times New Roman"/>
          <w:color w:val="000000" w:themeColor="text1"/>
        </w:rPr>
      </w:pPr>
    </w:p>
    <w:p w14:paraId="2A8CC003" w14:textId="77777777" w:rsidR="003B6EBA" w:rsidRDefault="45A6B82E" w:rsidP="003B6EBA">
      <w:pPr>
        <w:keepNext/>
      </w:pPr>
      <w:r>
        <w:rPr>
          <w:noProof/>
        </w:rPr>
        <w:drawing>
          <wp:inline distT="0" distB="0" distL="0" distR="0" wp14:anchorId="0F0F829B" wp14:editId="5575CF6C">
            <wp:extent cx="3204883" cy="2196353"/>
            <wp:effectExtent l="0" t="0" r="0" b="1270"/>
            <wp:docPr id="1770267291" name="Picture 1770267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0267291"/>
                    <pic:cNvPicPr/>
                  </pic:nvPicPr>
                  <pic:blipFill>
                    <a:blip r:embed="rId20">
                      <a:extLst>
                        <a:ext uri="{28A0092B-C50C-407E-A947-70E740481C1C}">
                          <a14:useLocalDpi xmlns:a14="http://schemas.microsoft.com/office/drawing/2010/main" val="0"/>
                        </a:ext>
                      </a:extLst>
                    </a:blip>
                    <a:stretch>
                      <a:fillRect/>
                    </a:stretch>
                  </pic:blipFill>
                  <pic:spPr>
                    <a:xfrm>
                      <a:off x="0" y="0"/>
                      <a:ext cx="3211181" cy="2200669"/>
                    </a:xfrm>
                    <a:prstGeom prst="rect">
                      <a:avLst/>
                    </a:prstGeom>
                  </pic:spPr>
                </pic:pic>
              </a:graphicData>
            </a:graphic>
          </wp:inline>
        </w:drawing>
      </w:r>
    </w:p>
    <w:p w14:paraId="585DA9AD" w14:textId="21B211F9" w:rsidR="45A6B82E" w:rsidRPr="003B6EBA" w:rsidRDefault="003B6EBA" w:rsidP="003B6EBA">
      <w:pPr>
        <w:pStyle w:val="Caption"/>
        <w:rPr>
          <w:rFonts w:ascii="Microsoft YaHei" w:eastAsia="Microsoft YaHei" w:hAnsi="Microsoft YaHei" w:cs="Microsoft YaHei"/>
          <w:color w:val="000000" w:themeColor="text1"/>
        </w:rPr>
      </w:pPr>
      <w:r>
        <w:t xml:space="preserve">Figure </w:t>
      </w:r>
      <w:r>
        <w:fldChar w:fldCharType="begin"/>
      </w:r>
      <w:r>
        <w:instrText xml:space="preserve"> SEQ Figure \* ARABIC </w:instrText>
      </w:r>
      <w:r>
        <w:fldChar w:fldCharType="separate"/>
      </w:r>
      <w:r>
        <w:rPr>
          <w:noProof/>
        </w:rPr>
        <w:t>13</w:t>
      </w:r>
      <w:r>
        <w:fldChar w:fldCharType="end"/>
      </w:r>
    </w:p>
    <w:p w14:paraId="3A00BB2E" w14:textId="77777777" w:rsidR="003B6EBA" w:rsidRDefault="45A6B82E" w:rsidP="003B6EBA">
      <w:pPr>
        <w:keepNext/>
      </w:pPr>
      <w:r>
        <w:rPr>
          <w:noProof/>
        </w:rPr>
        <w:lastRenderedPageBreak/>
        <w:drawing>
          <wp:inline distT="0" distB="0" distL="0" distR="0" wp14:anchorId="6C28D172" wp14:editId="59A56D19">
            <wp:extent cx="3495675" cy="2363351"/>
            <wp:effectExtent l="0" t="0" r="0" b="0"/>
            <wp:docPr id="1402821981" name="Picture 14028219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2821981"/>
                    <pic:cNvPicPr/>
                  </pic:nvPicPr>
                  <pic:blipFill>
                    <a:blip r:embed="rId21">
                      <a:extLst>
                        <a:ext uri="{28A0092B-C50C-407E-A947-70E740481C1C}">
                          <a14:useLocalDpi xmlns:a14="http://schemas.microsoft.com/office/drawing/2010/main" val="0"/>
                        </a:ext>
                      </a:extLst>
                    </a:blip>
                    <a:stretch>
                      <a:fillRect/>
                    </a:stretch>
                  </pic:blipFill>
                  <pic:spPr>
                    <a:xfrm>
                      <a:off x="0" y="0"/>
                      <a:ext cx="3495675" cy="2363351"/>
                    </a:xfrm>
                    <a:prstGeom prst="rect">
                      <a:avLst/>
                    </a:prstGeom>
                  </pic:spPr>
                </pic:pic>
              </a:graphicData>
            </a:graphic>
          </wp:inline>
        </w:drawing>
      </w:r>
    </w:p>
    <w:p w14:paraId="426C18C2" w14:textId="69F3283E" w:rsidR="00F0000E" w:rsidRDefault="003B6EBA" w:rsidP="003B6EBA">
      <w:pPr>
        <w:pStyle w:val="Caption"/>
        <w:rPr>
          <w:rFonts w:ascii="Microsoft YaHei" w:eastAsia="Microsoft YaHei" w:hAnsi="Microsoft YaHei" w:cs="Microsoft YaHei"/>
          <w:color w:val="000000" w:themeColor="text1"/>
        </w:rPr>
      </w:pPr>
      <w:r>
        <w:t xml:space="preserve">Figure </w:t>
      </w:r>
      <w:r>
        <w:fldChar w:fldCharType="begin"/>
      </w:r>
      <w:r>
        <w:instrText xml:space="preserve"> SEQ Figure \* ARABIC </w:instrText>
      </w:r>
      <w:r>
        <w:fldChar w:fldCharType="separate"/>
      </w:r>
      <w:r>
        <w:rPr>
          <w:noProof/>
        </w:rPr>
        <w:t>14</w:t>
      </w:r>
      <w:r>
        <w:fldChar w:fldCharType="end"/>
      </w:r>
    </w:p>
    <w:p w14:paraId="53B00204" w14:textId="2030B6E9" w:rsidR="00F0000E" w:rsidRDefault="00F0000E" w:rsidP="00312556">
      <w:pPr>
        <w:rPr>
          <w:rFonts w:ascii="Times New Roman" w:eastAsia="Times New Roman" w:hAnsi="Times New Roman" w:cs="Times New Roman"/>
          <w:color w:val="000000" w:themeColor="text1"/>
        </w:rPr>
      </w:pPr>
    </w:p>
    <w:p w14:paraId="0DAE0EFC" w14:textId="1E995252" w:rsidR="00312556" w:rsidRDefault="00312556" w:rsidP="00312556">
      <w:pPr>
        <w:rPr>
          <w:rFonts w:ascii="Times New Roman" w:eastAsia="Times New Roman" w:hAnsi="Times New Roman" w:cs="Times New Roman"/>
          <w:color w:val="000000" w:themeColor="text1"/>
        </w:rPr>
      </w:pPr>
      <w:r w:rsidRPr="48AF588F">
        <w:rPr>
          <w:rFonts w:ascii="Times New Roman" w:eastAsia="Times New Roman" w:hAnsi="Times New Roman" w:cs="Times New Roman"/>
          <w:b/>
          <w:color w:val="000000" w:themeColor="text1"/>
        </w:rPr>
        <w:t xml:space="preserve">Relevance </w:t>
      </w:r>
    </w:p>
    <w:p w14:paraId="0869CD0A" w14:textId="47388766" w:rsidR="00B71DD4" w:rsidRDefault="3718A566" w:rsidP="00625F6F">
      <w:pPr>
        <w:ind w:firstLine="720"/>
        <w:jc w:val="both"/>
        <w:rPr>
          <w:rFonts w:ascii="Times New Roman" w:eastAsia="Times New Roman" w:hAnsi="Times New Roman" w:cs="Times New Roman"/>
          <w:color w:val="000000" w:themeColor="text1"/>
        </w:rPr>
      </w:pPr>
      <w:r w:rsidRPr="48AF588F">
        <w:rPr>
          <w:rFonts w:ascii="Times New Roman" w:eastAsia="Times New Roman" w:hAnsi="Times New Roman" w:cs="Times New Roman"/>
          <w:color w:val="000000" w:themeColor="text1"/>
        </w:rPr>
        <w:t xml:space="preserve">This project is concerned with transforming bad visual images into optically appealing visual images. It is important for viewers who are easily misguided. A graphically appealing image conveys information more effectively than a poorly visualized image. It allows viewers to understand what message has been presented to them easier. </w:t>
      </w:r>
    </w:p>
    <w:p w14:paraId="7DCA43F8" w14:textId="4E824079" w:rsidR="00B71DD4" w:rsidRDefault="3718A566" w:rsidP="00625F6F">
      <w:pPr>
        <w:ind w:firstLine="720"/>
        <w:jc w:val="both"/>
        <w:rPr>
          <w:rFonts w:ascii="Times New Roman" w:eastAsia="Times New Roman" w:hAnsi="Times New Roman" w:cs="Times New Roman"/>
          <w:color w:val="000000" w:themeColor="text1"/>
        </w:rPr>
      </w:pPr>
      <w:r w:rsidRPr="48AF588F">
        <w:rPr>
          <w:rFonts w:ascii="Times New Roman" w:eastAsia="Times New Roman" w:hAnsi="Times New Roman" w:cs="Times New Roman"/>
          <w:color w:val="000000" w:themeColor="text1"/>
        </w:rPr>
        <w:t xml:space="preserve">Reduces misinterpretation with data. A misleading data visualization leads viewers to interpret wrongly the data which is presented. Viewers may reach inaccurate findings or decisions made based on erroneous facts or their mind may have been influenced by the graphic designer. </w:t>
      </w:r>
    </w:p>
    <w:p w14:paraId="0B223142" w14:textId="5435C3CF" w:rsidR="3BEC3266" w:rsidRDefault="3718A566" w:rsidP="00625F6F">
      <w:pPr>
        <w:ind w:firstLine="720"/>
        <w:jc w:val="both"/>
        <w:rPr>
          <w:rFonts w:ascii="Times New Roman" w:eastAsia="Times New Roman" w:hAnsi="Times New Roman" w:cs="Times New Roman"/>
          <w:color w:val="000000" w:themeColor="text1"/>
        </w:rPr>
      </w:pPr>
      <w:r w:rsidRPr="48AF588F">
        <w:rPr>
          <w:rFonts w:ascii="Times New Roman" w:eastAsia="Times New Roman" w:hAnsi="Times New Roman" w:cs="Times New Roman"/>
          <w:color w:val="000000" w:themeColor="text1"/>
        </w:rPr>
        <w:t>Regain the viewer's trust. When viewers realize that the data visualization is biased, they erode their trust in the sources of information. It may damage the reputation of the individual or organization responsible for the manipulation of misleading visualization. An image that displays a data visualization that is completely informative creates trust in the image designer on the part of the viewer.</w:t>
      </w:r>
    </w:p>
    <w:p w14:paraId="520DDA1B" w14:textId="139C053B" w:rsidR="3BEC3266" w:rsidRDefault="3718A566" w:rsidP="00625F6F">
      <w:pPr>
        <w:jc w:val="both"/>
        <w:rPr>
          <w:rFonts w:ascii="Times New Roman" w:eastAsia="Times New Roman" w:hAnsi="Times New Roman" w:cs="Times New Roman"/>
          <w:color w:val="000000" w:themeColor="text1"/>
        </w:rPr>
      </w:pPr>
      <w:r w:rsidRPr="48AF588F">
        <w:rPr>
          <w:rFonts w:ascii="Times New Roman" w:eastAsia="Times New Roman" w:hAnsi="Times New Roman" w:cs="Times New Roman"/>
          <w:b/>
          <w:color w:val="000000" w:themeColor="text1"/>
        </w:rPr>
        <w:t xml:space="preserve">Conclusion </w:t>
      </w:r>
    </w:p>
    <w:p w14:paraId="13019139" w14:textId="4AE0A7FB" w:rsidR="1A70E379" w:rsidRDefault="3718A566" w:rsidP="00625F6F">
      <w:pPr>
        <w:jc w:val="both"/>
        <w:rPr>
          <w:rFonts w:ascii="Times New Roman" w:eastAsia="Times New Roman" w:hAnsi="Times New Roman" w:cs="Times New Roman"/>
          <w:color w:val="000000" w:themeColor="text1"/>
        </w:rPr>
      </w:pPr>
      <w:r w:rsidRPr="48AF588F">
        <w:rPr>
          <w:rFonts w:ascii="Times New Roman" w:eastAsia="Times New Roman" w:hAnsi="Times New Roman" w:cs="Times New Roman"/>
          <w:b/>
          <w:i/>
          <w:color w:val="000000" w:themeColor="text1"/>
        </w:rPr>
        <w:t>Average Female Hight</w:t>
      </w:r>
    </w:p>
    <w:p w14:paraId="611D0302" w14:textId="006FEB1C" w:rsidR="1A70E379" w:rsidRDefault="3718A566" w:rsidP="00625F6F">
      <w:pPr>
        <w:ind w:firstLine="720"/>
        <w:jc w:val="both"/>
        <w:rPr>
          <w:rFonts w:ascii="Times New Roman" w:eastAsia="Times New Roman" w:hAnsi="Times New Roman" w:cs="Times New Roman"/>
          <w:color w:val="000000" w:themeColor="text1"/>
        </w:rPr>
      </w:pPr>
      <w:r w:rsidRPr="48AF588F">
        <w:rPr>
          <w:rFonts w:ascii="Times New Roman" w:eastAsia="Times New Roman" w:hAnsi="Times New Roman" w:cs="Times New Roman"/>
          <w:color w:val="000000" w:themeColor="text1"/>
        </w:rPr>
        <w:t>Starting the Y-axis of the image from 0 reveals that the average height difference of women between the five countries is not as large as the original image shows.</w:t>
      </w:r>
    </w:p>
    <w:p w14:paraId="2CD45533" w14:textId="3F55F56F" w:rsidR="3BEC3266" w:rsidRDefault="3718A566" w:rsidP="00625F6F">
      <w:pPr>
        <w:ind w:firstLine="720"/>
        <w:jc w:val="both"/>
        <w:rPr>
          <w:rFonts w:ascii="Times New Roman" w:eastAsia="Times New Roman" w:hAnsi="Times New Roman" w:cs="Times New Roman"/>
          <w:color w:val="000000" w:themeColor="text1"/>
        </w:rPr>
      </w:pPr>
      <w:r w:rsidRPr="48AF588F">
        <w:rPr>
          <w:rFonts w:ascii="Times New Roman" w:eastAsia="Times New Roman" w:hAnsi="Times New Roman" w:cs="Times New Roman"/>
          <w:color w:val="000000" w:themeColor="text1"/>
        </w:rPr>
        <w:t>In addition, after analyzing the heights of women living in six continents, it was found that the average height of European women was the highest among the six continents with a mean of 166 cm. the average height of African women was the lowest at 158 cm. the lowest value of the overall sample was 151 cm, located in North America.</w:t>
      </w:r>
    </w:p>
    <w:p w14:paraId="539414C6" w14:textId="67F25AF2" w:rsidR="3BEC3266" w:rsidRDefault="3718A566" w:rsidP="00625F6F">
      <w:pPr>
        <w:jc w:val="both"/>
        <w:rPr>
          <w:rFonts w:ascii="Times New Roman" w:eastAsia="Times New Roman" w:hAnsi="Times New Roman" w:cs="Times New Roman"/>
          <w:color w:val="000000" w:themeColor="text1"/>
        </w:rPr>
      </w:pPr>
      <w:r w:rsidRPr="48AF588F">
        <w:rPr>
          <w:rFonts w:ascii="Times New Roman" w:eastAsia="Times New Roman" w:hAnsi="Times New Roman" w:cs="Times New Roman"/>
          <w:b/>
          <w:i/>
          <w:color w:val="000000" w:themeColor="text1"/>
        </w:rPr>
        <w:t>Average Number of Actual Weekly Hours</w:t>
      </w:r>
    </w:p>
    <w:p w14:paraId="71563FA3" w14:textId="3E6D245A" w:rsidR="3718A566" w:rsidRDefault="3718A566" w:rsidP="00625F6F">
      <w:pPr>
        <w:ind w:firstLine="720"/>
        <w:jc w:val="both"/>
        <w:rPr>
          <w:rFonts w:ascii="Times New Roman" w:eastAsia="Times New Roman" w:hAnsi="Times New Roman" w:cs="Times New Roman"/>
          <w:color w:val="000000" w:themeColor="text1"/>
        </w:rPr>
      </w:pPr>
      <w:proofErr w:type="gramStart"/>
      <w:r w:rsidRPr="48AF588F">
        <w:rPr>
          <w:rFonts w:ascii="Times New Roman" w:eastAsia="Times New Roman" w:hAnsi="Times New Roman" w:cs="Times New Roman"/>
          <w:color w:val="000000" w:themeColor="text1"/>
        </w:rPr>
        <w:t>After redesigning the graph of average working hours in the EU countries, it</w:t>
      </w:r>
      <w:proofErr w:type="gramEnd"/>
      <w:r w:rsidRPr="48AF588F">
        <w:rPr>
          <w:rFonts w:ascii="Times New Roman" w:eastAsia="Times New Roman" w:hAnsi="Times New Roman" w:cs="Times New Roman"/>
          <w:color w:val="000000" w:themeColor="text1"/>
        </w:rPr>
        <w:t xml:space="preserve"> was found that the average working hours in the 13 countries in the comparison were not very different. Like the average height graph, the EU average weekly working time graph is missing the origin of the x-axis. The redesign allows the average working hours for each country to be displayed in full on the bar chart, with Germany's average working hours being only 0.9 hours more than the average for the entire EU.</w:t>
      </w:r>
    </w:p>
    <w:p w14:paraId="7C16EE53" w14:textId="276896F2" w:rsidR="3BEC3266" w:rsidRDefault="3718A566" w:rsidP="00625F6F">
      <w:pPr>
        <w:jc w:val="both"/>
        <w:rPr>
          <w:rFonts w:ascii="Times New Roman" w:eastAsia="Times New Roman" w:hAnsi="Times New Roman" w:cs="Times New Roman"/>
          <w:color w:val="000000" w:themeColor="text1"/>
        </w:rPr>
      </w:pPr>
      <w:r w:rsidRPr="48AF588F">
        <w:rPr>
          <w:rFonts w:ascii="Times New Roman" w:eastAsia="Times New Roman" w:hAnsi="Times New Roman" w:cs="Times New Roman"/>
          <w:b/>
          <w:i/>
          <w:color w:val="000000" w:themeColor="text1"/>
        </w:rPr>
        <w:t>Groceries Spending Graph</w:t>
      </w:r>
    </w:p>
    <w:p w14:paraId="51A52190" w14:textId="3A9AB77C" w:rsidR="1A70E379" w:rsidRPr="00742347" w:rsidRDefault="3718A566" w:rsidP="00742347">
      <w:pPr>
        <w:ind w:firstLine="720"/>
        <w:jc w:val="both"/>
        <w:rPr>
          <w:rFonts w:ascii="Times New Roman" w:eastAsia="Times New Roman" w:hAnsi="Times New Roman" w:cs="Times New Roman"/>
          <w:color w:val="000000" w:themeColor="text1"/>
        </w:rPr>
      </w:pPr>
      <w:r w:rsidRPr="48AF588F">
        <w:rPr>
          <w:rFonts w:ascii="Times New Roman" w:eastAsia="Times New Roman" w:hAnsi="Times New Roman" w:cs="Times New Roman"/>
          <w:color w:val="000000" w:themeColor="text1"/>
        </w:rPr>
        <w:t>The redesigning bar chart allows us to visualize the difference between each consumer price point. The redesigned image shows the magnitude of each variable more clearly than the original graph. The scatter plot shows the exact value of the overall percentage of what each variable account for.</w:t>
      </w:r>
    </w:p>
    <w:p w14:paraId="372F79B2" w14:textId="476844A4" w:rsidR="1A70E379" w:rsidRPr="003B6EBA" w:rsidRDefault="1A70E379" w:rsidP="003B6EBA">
      <w:pPr>
        <w:jc w:val="center"/>
      </w:pPr>
      <w:r w:rsidRPr="3718A566">
        <w:rPr>
          <w:rFonts w:ascii="Times New Roman" w:hAnsi="Times New Roman" w:cs="Times New Roman"/>
          <w:b/>
        </w:rPr>
        <w:lastRenderedPageBreak/>
        <w:t>References</w:t>
      </w:r>
    </w:p>
    <w:p w14:paraId="128B48A5" w14:textId="05B4AA44" w:rsidR="3718A566" w:rsidRDefault="3718A566" w:rsidP="09976441">
      <w:pPr>
        <w:jc w:val="center"/>
        <w:rPr>
          <w:rFonts w:ascii="Times New Roman" w:hAnsi="Times New Roman" w:cs="Times New Roman"/>
          <w:b/>
          <w:bCs/>
        </w:rPr>
      </w:pPr>
    </w:p>
    <w:p w14:paraId="78072681" w14:textId="3F2BD664" w:rsidR="3718A566" w:rsidRDefault="3718A566" w:rsidP="3718A566">
      <w:pPr>
        <w:ind w:left="720" w:hanging="720"/>
      </w:pPr>
      <w:r w:rsidRPr="3718A566">
        <w:rPr>
          <w:rFonts w:ascii="Times New Roman" w:eastAsia="Times New Roman" w:hAnsi="Times New Roman" w:cs="Times New Roman"/>
        </w:rPr>
        <w:t>Bergstrom, C, T., &amp; West, J. (</w:t>
      </w:r>
      <w:r w:rsidRPr="3718A566">
        <w:rPr>
          <w:rFonts w:ascii="Times New Roman" w:eastAsia="Times New Roman" w:hAnsi="Times New Roman" w:cs="Times New Roman"/>
          <w:color w:val="111111"/>
        </w:rPr>
        <w:t>2020, July,12</w:t>
      </w:r>
      <w:r w:rsidRPr="3718A566">
        <w:rPr>
          <w:rFonts w:ascii="Times New Roman" w:eastAsia="Times New Roman" w:hAnsi="Times New Roman" w:cs="Times New Roman"/>
        </w:rPr>
        <w:t xml:space="preserve">). </w:t>
      </w:r>
      <w:r w:rsidRPr="3718A566">
        <w:rPr>
          <w:rFonts w:ascii="Times New Roman" w:eastAsia="Times New Roman" w:hAnsi="Times New Roman" w:cs="Times New Roman"/>
          <w:i/>
          <w:iCs/>
        </w:rPr>
        <w:t>Misleading axes on graphs</w:t>
      </w:r>
      <w:r w:rsidRPr="3718A566">
        <w:rPr>
          <w:rFonts w:ascii="Times New Roman" w:eastAsia="Times New Roman" w:hAnsi="Times New Roman" w:cs="Times New Roman"/>
        </w:rPr>
        <w:t>. Calling Bullshit. https://www.callingbullshit.org/tools/tools_misleading_axes.html</w:t>
      </w:r>
    </w:p>
    <w:p w14:paraId="70585DED" w14:textId="63372883" w:rsidR="3718A566" w:rsidRDefault="3718A566" w:rsidP="3718A566">
      <w:pPr>
        <w:ind w:left="720" w:hanging="720"/>
        <w:rPr>
          <w:rFonts w:ascii="Times New Roman" w:eastAsia="Times New Roman" w:hAnsi="Times New Roman" w:cs="Times New Roman"/>
        </w:rPr>
      </w:pPr>
    </w:p>
    <w:p w14:paraId="51CE6844" w14:textId="4C0A0DE9" w:rsidR="3718A566" w:rsidRDefault="3718A566" w:rsidP="3718A566">
      <w:pPr>
        <w:ind w:left="720" w:hanging="720"/>
        <w:rPr>
          <w:rStyle w:val="Hyperlink"/>
          <w:rFonts w:ascii="Times New Roman" w:eastAsia="Times New Roman" w:hAnsi="Times New Roman" w:cs="Times New Roman"/>
        </w:rPr>
      </w:pPr>
      <w:r w:rsidRPr="00D275D2">
        <w:rPr>
          <w:rFonts w:ascii="Times New Roman" w:eastAsia="Times New Roman" w:hAnsi="Times New Roman" w:cs="Times New Roman"/>
          <w:color w:val="000000" w:themeColor="text1"/>
        </w:rPr>
        <w:t xml:space="preserve">Reed, B. (2021, </w:t>
      </w:r>
      <w:r w:rsidR="00275875">
        <w:rPr>
          <w:rFonts w:ascii="Times New Roman" w:eastAsia="Times New Roman" w:hAnsi="Times New Roman" w:cs="Times New Roman"/>
          <w:color w:val="000000" w:themeColor="text1"/>
        </w:rPr>
        <w:t>January</w:t>
      </w:r>
      <w:r w:rsidRPr="00D275D2">
        <w:rPr>
          <w:rFonts w:ascii="Times New Roman" w:eastAsia="Times New Roman" w:hAnsi="Times New Roman" w:cs="Times New Roman"/>
          <w:color w:val="000000" w:themeColor="text1"/>
        </w:rPr>
        <w:t xml:space="preserve"> 2</w:t>
      </w:r>
      <w:r w:rsidR="00275875">
        <w:rPr>
          <w:rFonts w:ascii="Times New Roman" w:eastAsia="Times New Roman" w:hAnsi="Times New Roman" w:cs="Times New Roman"/>
          <w:color w:val="000000" w:themeColor="text1"/>
        </w:rPr>
        <w:t>6</w:t>
      </w:r>
      <w:r w:rsidRPr="00D275D2">
        <w:rPr>
          <w:rFonts w:ascii="Times New Roman" w:eastAsia="Times New Roman" w:hAnsi="Times New Roman" w:cs="Times New Roman"/>
          <w:color w:val="000000" w:themeColor="text1"/>
        </w:rPr>
        <w:t xml:space="preserve">). </w:t>
      </w:r>
      <w:r w:rsidRPr="00D275D2">
        <w:rPr>
          <w:rFonts w:ascii="Times New Roman" w:eastAsia="Times New Roman" w:hAnsi="Times New Roman" w:cs="Times New Roman"/>
          <w:i/>
          <w:iCs/>
          <w:color w:val="000000" w:themeColor="text1"/>
        </w:rPr>
        <w:t>Journalism professor posts hilarious history of Fox News's worst and most misleading graphs</w:t>
      </w:r>
      <w:r w:rsidRPr="00D275D2">
        <w:rPr>
          <w:rFonts w:ascii="Times New Roman" w:eastAsia="Times New Roman" w:hAnsi="Times New Roman" w:cs="Times New Roman"/>
          <w:color w:val="000000" w:themeColor="text1"/>
        </w:rPr>
        <w:t xml:space="preserve">. Raw Story. Retrieved from </w:t>
      </w:r>
      <w:proofErr w:type="gramStart"/>
      <w:r w:rsidRPr="00552560">
        <w:rPr>
          <w:rFonts w:ascii="Times New Roman" w:eastAsia="Times New Roman" w:hAnsi="Times New Roman" w:cs="Times New Roman"/>
        </w:rPr>
        <w:t>https://www.rawstory.com/fox-news-misleading-graphs/</w:t>
      </w:r>
      <w:proofErr w:type="gramEnd"/>
    </w:p>
    <w:p w14:paraId="7634611A" w14:textId="6A0EBBE8" w:rsidR="00275875" w:rsidRDefault="00275875" w:rsidP="3718A566">
      <w:pPr>
        <w:ind w:left="720" w:hanging="720"/>
        <w:rPr>
          <w:rStyle w:val="Hyperlink"/>
          <w:rFonts w:ascii="Times New Roman" w:eastAsia="Times New Roman" w:hAnsi="Times New Roman" w:cs="Times New Roman"/>
        </w:rPr>
      </w:pPr>
    </w:p>
    <w:p w14:paraId="4DFD8316" w14:textId="526120A4" w:rsidR="00275875" w:rsidRDefault="00275875" w:rsidP="00275875">
      <w:pPr>
        <w:ind w:left="720" w:hanging="720"/>
        <w:rPr>
          <w:rFonts w:ascii="Times New Roman" w:eastAsia="Times New Roman" w:hAnsi="Times New Roman" w:cs="Times New Roman"/>
        </w:rPr>
      </w:pPr>
      <w:r>
        <w:rPr>
          <w:rFonts w:ascii="Times New Roman" w:eastAsia="Times New Roman" w:hAnsi="Times New Roman" w:cs="Times New Roman"/>
          <w:color w:val="000000" w:themeColor="text1"/>
        </w:rPr>
        <w:t>Hooper</w:t>
      </w:r>
      <w:r w:rsidRPr="00D275D2">
        <w:rPr>
          <w:rFonts w:ascii="Times New Roman" w:eastAsia="Times New Roman" w:hAnsi="Times New Roman" w:cs="Times New Roman"/>
          <w:color w:val="000000" w:themeColor="text1"/>
        </w:rPr>
        <w:t xml:space="preserve">, </w:t>
      </w:r>
      <w:r>
        <w:rPr>
          <w:rFonts w:ascii="Times New Roman" w:eastAsia="Times New Roman" w:hAnsi="Times New Roman" w:cs="Times New Roman"/>
          <w:color w:val="000000" w:themeColor="text1"/>
        </w:rPr>
        <w:t>L</w:t>
      </w:r>
      <w:r w:rsidRPr="00D275D2">
        <w:rPr>
          <w:rFonts w:ascii="Times New Roman" w:eastAsia="Times New Roman" w:hAnsi="Times New Roman" w:cs="Times New Roman"/>
          <w:color w:val="000000" w:themeColor="text1"/>
        </w:rPr>
        <w:t xml:space="preserve">. (2021, September 27). </w:t>
      </w:r>
      <w:r w:rsidR="00C7028B" w:rsidRPr="00C7028B">
        <w:rPr>
          <w:rFonts w:ascii="Times New Roman" w:eastAsia="Times New Roman" w:hAnsi="Times New Roman" w:cs="Times New Roman"/>
          <w:i/>
          <w:iCs/>
          <w:color w:val="000000" w:themeColor="text1"/>
        </w:rPr>
        <w:t>Bad Infographics: The Worst Infographics of 2020 (+ Lessons for 2021)</w:t>
      </w:r>
      <w:r w:rsidR="00C7028B">
        <w:rPr>
          <w:rFonts w:ascii="Times New Roman" w:eastAsia="Times New Roman" w:hAnsi="Times New Roman" w:cs="Times New Roman"/>
          <w:i/>
          <w:iCs/>
          <w:color w:val="000000" w:themeColor="text1"/>
        </w:rPr>
        <w:t xml:space="preserve"> </w:t>
      </w:r>
      <w:r w:rsidRPr="00D275D2">
        <w:rPr>
          <w:rFonts w:ascii="Times New Roman" w:eastAsia="Times New Roman" w:hAnsi="Times New Roman" w:cs="Times New Roman"/>
          <w:color w:val="000000" w:themeColor="text1"/>
        </w:rPr>
        <w:t xml:space="preserve">Retrieved </w:t>
      </w:r>
      <w:proofErr w:type="gramStart"/>
      <w:r w:rsidR="00552560" w:rsidRPr="00552560">
        <w:rPr>
          <w:rFonts w:ascii="Times New Roman" w:eastAsia="Times New Roman" w:hAnsi="Times New Roman" w:cs="Times New Roman"/>
          <w:color w:val="000000" w:themeColor="text1"/>
        </w:rPr>
        <w:t>https://venngage.com/blog/bad-infographics/</w:t>
      </w:r>
      <w:proofErr w:type="gramEnd"/>
    </w:p>
    <w:p w14:paraId="5A9ED84A" w14:textId="6A0EBBE8" w:rsidR="00275875" w:rsidRDefault="00275875" w:rsidP="3718A566">
      <w:pPr>
        <w:ind w:left="720" w:hanging="720"/>
      </w:pPr>
    </w:p>
    <w:p w14:paraId="2F1BB06F" w14:textId="77777777" w:rsidR="00C7028B" w:rsidRDefault="00C7028B" w:rsidP="3718A566">
      <w:pPr>
        <w:ind w:left="720" w:hanging="720"/>
      </w:pPr>
    </w:p>
    <w:p w14:paraId="59F8603F" w14:textId="77777777" w:rsidR="00C7028B" w:rsidRPr="00C7028B" w:rsidRDefault="00C7028B" w:rsidP="00C7028B">
      <w:pPr>
        <w:rPr>
          <w:rFonts w:ascii="Times New Roman" w:eastAsia="Times New Roman" w:hAnsi="Times New Roman" w:cs="Times New Roman"/>
        </w:rPr>
      </w:pPr>
    </w:p>
    <w:p w14:paraId="0E802B3E" w14:textId="77777777" w:rsidR="00C7028B" w:rsidRDefault="00C7028B" w:rsidP="3718A566">
      <w:pPr>
        <w:ind w:left="720" w:hanging="720"/>
      </w:pPr>
    </w:p>
    <w:p w14:paraId="2E993E73" w14:textId="126C4629" w:rsidR="3718A566" w:rsidRDefault="3718A566" w:rsidP="3718A566">
      <w:pPr>
        <w:ind w:left="720" w:hanging="720"/>
        <w:rPr>
          <w:rFonts w:ascii="Times New Roman" w:eastAsia="Times New Roman" w:hAnsi="Times New Roman" w:cs="Times New Roman"/>
        </w:rPr>
      </w:pPr>
    </w:p>
    <w:p w14:paraId="1F6B339F" w14:textId="7FB80AD8" w:rsidR="3718A566" w:rsidRDefault="3718A566" w:rsidP="3718A566">
      <w:pPr>
        <w:ind w:left="720" w:hanging="720"/>
        <w:rPr>
          <w:rFonts w:ascii="Times New Roman" w:eastAsia="Times New Roman" w:hAnsi="Times New Roman" w:cs="Times New Roman"/>
        </w:rPr>
      </w:pPr>
    </w:p>
    <w:p w14:paraId="170D88DC" w14:textId="520B96FE" w:rsidR="00312556" w:rsidRPr="00312556" w:rsidRDefault="00312556" w:rsidP="3718A566">
      <w:pPr>
        <w:ind w:left="720" w:hanging="720"/>
        <w:rPr>
          <w:rFonts w:ascii="Times New Roman" w:hAnsi="Times New Roman" w:cs="Times New Roman"/>
        </w:rPr>
      </w:pPr>
    </w:p>
    <w:sectPr w:rsidR="00312556" w:rsidRPr="00312556">
      <w:headerReference w:type="default" r:id="rId22"/>
      <w:footerReference w:type="default" r:id="rId23"/>
      <w:pgSz w:w="11907" w:h="1683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5C475F" w14:textId="77777777" w:rsidR="00FA4B02" w:rsidRDefault="00FA4B02" w:rsidP="001F5AFD">
      <w:r>
        <w:separator/>
      </w:r>
    </w:p>
  </w:endnote>
  <w:endnote w:type="continuationSeparator" w:id="0">
    <w:p w14:paraId="17562865" w14:textId="77777777" w:rsidR="00FA4B02" w:rsidRDefault="00FA4B02" w:rsidP="001F5AFD">
      <w:r>
        <w:continuationSeparator/>
      </w:r>
    </w:p>
  </w:endnote>
  <w:endnote w:type="continuationNotice" w:id="1">
    <w:p w14:paraId="5F1B2705" w14:textId="77777777" w:rsidR="00FA4B02" w:rsidRDefault="00FA4B0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icrosoft YaHei">
    <w:panose1 w:val="020B0503020204020204"/>
    <w:charset w:val="86"/>
    <w:family w:val="swiss"/>
    <w:pitch w:val="variable"/>
    <w:sig w:usb0="80000287" w:usb1="28CF3C52" w:usb2="00000016" w:usb3="00000000" w:csb0="0004001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3BEC3266" w14:paraId="3F853D31" w14:textId="77777777" w:rsidTr="3BEC3266">
      <w:trPr>
        <w:trHeight w:val="300"/>
      </w:trPr>
      <w:tc>
        <w:tcPr>
          <w:tcW w:w="3120" w:type="dxa"/>
        </w:tcPr>
        <w:p w14:paraId="06B11447" w14:textId="0C42D26B" w:rsidR="3BEC3266" w:rsidRDefault="3BEC3266" w:rsidP="3BEC3266">
          <w:pPr>
            <w:pStyle w:val="Header"/>
            <w:ind w:left="-115"/>
          </w:pPr>
        </w:p>
      </w:tc>
      <w:tc>
        <w:tcPr>
          <w:tcW w:w="3120" w:type="dxa"/>
        </w:tcPr>
        <w:p w14:paraId="12046E61" w14:textId="4E9FF7E6" w:rsidR="3BEC3266" w:rsidRDefault="3BEC3266" w:rsidP="3BEC3266">
          <w:pPr>
            <w:pStyle w:val="Header"/>
          </w:pPr>
        </w:p>
      </w:tc>
      <w:tc>
        <w:tcPr>
          <w:tcW w:w="3120" w:type="dxa"/>
        </w:tcPr>
        <w:p w14:paraId="0730C360" w14:textId="08722ED3" w:rsidR="3BEC3266" w:rsidRDefault="3BEC3266" w:rsidP="3BEC3266">
          <w:pPr>
            <w:pStyle w:val="Header"/>
            <w:ind w:right="-115"/>
            <w:jc w:val="right"/>
          </w:pPr>
        </w:p>
      </w:tc>
    </w:tr>
  </w:tbl>
  <w:p w14:paraId="2A3BF7FB" w14:textId="7216AD0E" w:rsidR="001F5AFD" w:rsidRDefault="001F5AF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E894AC" w14:textId="77777777" w:rsidR="00FA4B02" w:rsidRDefault="00FA4B02" w:rsidP="001F5AFD">
      <w:r>
        <w:separator/>
      </w:r>
    </w:p>
  </w:footnote>
  <w:footnote w:type="continuationSeparator" w:id="0">
    <w:p w14:paraId="023FB91E" w14:textId="77777777" w:rsidR="00FA4B02" w:rsidRDefault="00FA4B02" w:rsidP="001F5AFD">
      <w:r>
        <w:continuationSeparator/>
      </w:r>
    </w:p>
  </w:footnote>
  <w:footnote w:type="continuationNotice" w:id="1">
    <w:p w14:paraId="5532963D" w14:textId="77777777" w:rsidR="00FA4B02" w:rsidRDefault="00FA4B0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3BEC3266" w14:paraId="18949701" w14:textId="77777777" w:rsidTr="3BEC3266">
      <w:trPr>
        <w:trHeight w:val="300"/>
      </w:trPr>
      <w:tc>
        <w:tcPr>
          <w:tcW w:w="3120" w:type="dxa"/>
        </w:tcPr>
        <w:p w14:paraId="4CEC95BF" w14:textId="0CFBE0B1" w:rsidR="3BEC3266" w:rsidRDefault="3BEC3266" w:rsidP="3BEC3266">
          <w:pPr>
            <w:pStyle w:val="Header"/>
            <w:ind w:left="-115"/>
          </w:pPr>
        </w:p>
      </w:tc>
      <w:tc>
        <w:tcPr>
          <w:tcW w:w="3120" w:type="dxa"/>
        </w:tcPr>
        <w:p w14:paraId="171AB074" w14:textId="18573A5E" w:rsidR="3BEC3266" w:rsidRDefault="3BEC3266" w:rsidP="3BEC3266">
          <w:pPr>
            <w:pStyle w:val="Header"/>
          </w:pPr>
        </w:p>
      </w:tc>
      <w:tc>
        <w:tcPr>
          <w:tcW w:w="3120" w:type="dxa"/>
        </w:tcPr>
        <w:p w14:paraId="45679415" w14:textId="49571826" w:rsidR="3BEC3266" w:rsidRDefault="3BEC3266" w:rsidP="00F0000E">
          <w:pPr>
            <w:pStyle w:val="Header"/>
            <w:ind w:right="-115"/>
          </w:pPr>
        </w:p>
      </w:tc>
    </w:tr>
  </w:tbl>
  <w:p w14:paraId="5EFFBF7B" w14:textId="3D66EB37" w:rsidR="001F5AFD" w:rsidRDefault="001F5AF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ykola Signayevskyy">
    <w15:presenceInfo w15:providerId="AD" w15:userId="S::msignaye@gmu.edu::759dd36b-2c27-43d3-a639-d3ae2a27110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2"/>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2556"/>
    <w:rsid w:val="0001617D"/>
    <w:rsid w:val="00023362"/>
    <w:rsid w:val="0002406E"/>
    <w:rsid w:val="000254A7"/>
    <w:rsid w:val="000330EE"/>
    <w:rsid w:val="00037F24"/>
    <w:rsid w:val="00053577"/>
    <w:rsid w:val="00061917"/>
    <w:rsid w:val="000677D4"/>
    <w:rsid w:val="00071258"/>
    <w:rsid w:val="0007310A"/>
    <w:rsid w:val="000B19FF"/>
    <w:rsid w:val="000C3B30"/>
    <w:rsid w:val="000C69A0"/>
    <w:rsid w:val="000C7592"/>
    <w:rsid w:val="000D2092"/>
    <w:rsid w:val="000D6D84"/>
    <w:rsid w:val="000E17DB"/>
    <w:rsid w:val="000E2CE2"/>
    <w:rsid w:val="000F2796"/>
    <w:rsid w:val="000F5364"/>
    <w:rsid w:val="00105664"/>
    <w:rsid w:val="0010720C"/>
    <w:rsid w:val="00115C7A"/>
    <w:rsid w:val="001176E4"/>
    <w:rsid w:val="001300C3"/>
    <w:rsid w:val="0013429A"/>
    <w:rsid w:val="001511FD"/>
    <w:rsid w:val="00170109"/>
    <w:rsid w:val="00175B34"/>
    <w:rsid w:val="00183C46"/>
    <w:rsid w:val="00187822"/>
    <w:rsid w:val="00190F72"/>
    <w:rsid w:val="001921E0"/>
    <w:rsid w:val="001936A5"/>
    <w:rsid w:val="00193E42"/>
    <w:rsid w:val="001962C5"/>
    <w:rsid w:val="001A28FE"/>
    <w:rsid w:val="001A2AC1"/>
    <w:rsid w:val="001A4894"/>
    <w:rsid w:val="001A7975"/>
    <w:rsid w:val="001B6C89"/>
    <w:rsid w:val="001B7C85"/>
    <w:rsid w:val="001F5AFD"/>
    <w:rsid w:val="00205593"/>
    <w:rsid w:val="0021613B"/>
    <w:rsid w:val="00221B82"/>
    <w:rsid w:val="00225234"/>
    <w:rsid w:val="00240477"/>
    <w:rsid w:val="00247BC1"/>
    <w:rsid w:val="00257FCE"/>
    <w:rsid w:val="00270D79"/>
    <w:rsid w:val="00275875"/>
    <w:rsid w:val="0029026B"/>
    <w:rsid w:val="00294738"/>
    <w:rsid w:val="002A6AA3"/>
    <w:rsid w:val="002C1071"/>
    <w:rsid w:val="002C64D9"/>
    <w:rsid w:val="002D3425"/>
    <w:rsid w:val="002D79BE"/>
    <w:rsid w:val="002E65A3"/>
    <w:rsid w:val="003021D0"/>
    <w:rsid w:val="00312556"/>
    <w:rsid w:val="003230A0"/>
    <w:rsid w:val="0034262E"/>
    <w:rsid w:val="003471C4"/>
    <w:rsid w:val="0035489C"/>
    <w:rsid w:val="00361816"/>
    <w:rsid w:val="00380F3C"/>
    <w:rsid w:val="00381A28"/>
    <w:rsid w:val="0039451E"/>
    <w:rsid w:val="003B6EBA"/>
    <w:rsid w:val="003C4FD2"/>
    <w:rsid w:val="003D716C"/>
    <w:rsid w:val="00450D31"/>
    <w:rsid w:val="00453EBB"/>
    <w:rsid w:val="004559B1"/>
    <w:rsid w:val="00470C96"/>
    <w:rsid w:val="0048576E"/>
    <w:rsid w:val="00495663"/>
    <w:rsid w:val="004A1001"/>
    <w:rsid w:val="004B1243"/>
    <w:rsid w:val="004B470F"/>
    <w:rsid w:val="004B57B2"/>
    <w:rsid w:val="004C7B64"/>
    <w:rsid w:val="004D2304"/>
    <w:rsid w:val="004D768E"/>
    <w:rsid w:val="004E0979"/>
    <w:rsid w:val="005074B0"/>
    <w:rsid w:val="0051098E"/>
    <w:rsid w:val="005212B2"/>
    <w:rsid w:val="005348E0"/>
    <w:rsid w:val="0053642C"/>
    <w:rsid w:val="00541BE3"/>
    <w:rsid w:val="00552560"/>
    <w:rsid w:val="005847E3"/>
    <w:rsid w:val="00594201"/>
    <w:rsid w:val="005C23E2"/>
    <w:rsid w:val="005C2DFD"/>
    <w:rsid w:val="005E397A"/>
    <w:rsid w:val="005F6F30"/>
    <w:rsid w:val="006052C5"/>
    <w:rsid w:val="006145ED"/>
    <w:rsid w:val="00625F6F"/>
    <w:rsid w:val="00631324"/>
    <w:rsid w:val="006418A8"/>
    <w:rsid w:val="00644482"/>
    <w:rsid w:val="00651A09"/>
    <w:rsid w:val="006525B6"/>
    <w:rsid w:val="006564D2"/>
    <w:rsid w:val="00660706"/>
    <w:rsid w:val="00684659"/>
    <w:rsid w:val="006846C6"/>
    <w:rsid w:val="0069150C"/>
    <w:rsid w:val="0069190E"/>
    <w:rsid w:val="00692DC6"/>
    <w:rsid w:val="006A65AE"/>
    <w:rsid w:val="006C27CC"/>
    <w:rsid w:val="006C60C8"/>
    <w:rsid w:val="006D59FE"/>
    <w:rsid w:val="006D7306"/>
    <w:rsid w:val="006F1282"/>
    <w:rsid w:val="006F5681"/>
    <w:rsid w:val="00700212"/>
    <w:rsid w:val="00704FBC"/>
    <w:rsid w:val="00721F89"/>
    <w:rsid w:val="00742347"/>
    <w:rsid w:val="0076305D"/>
    <w:rsid w:val="00790701"/>
    <w:rsid w:val="007C2C26"/>
    <w:rsid w:val="007D366E"/>
    <w:rsid w:val="007E0DB1"/>
    <w:rsid w:val="007E4084"/>
    <w:rsid w:val="007E70C1"/>
    <w:rsid w:val="007F1817"/>
    <w:rsid w:val="007F501A"/>
    <w:rsid w:val="007F6520"/>
    <w:rsid w:val="007F7666"/>
    <w:rsid w:val="00802D25"/>
    <w:rsid w:val="008124C0"/>
    <w:rsid w:val="00815ECA"/>
    <w:rsid w:val="008217F7"/>
    <w:rsid w:val="008440F0"/>
    <w:rsid w:val="008462E8"/>
    <w:rsid w:val="00853A84"/>
    <w:rsid w:val="00857068"/>
    <w:rsid w:val="008B24D1"/>
    <w:rsid w:val="008E4D69"/>
    <w:rsid w:val="008E6AFF"/>
    <w:rsid w:val="008E7603"/>
    <w:rsid w:val="008F7883"/>
    <w:rsid w:val="0090146D"/>
    <w:rsid w:val="00905FCD"/>
    <w:rsid w:val="00911AE1"/>
    <w:rsid w:val="0091619A"/>
    <w:rsid w:val="0092598E"/>
    <w:rsid w:val="00961B7F"/>
    <w:rsid w:val="009755A7"/>
    <w:rsid w:val="009762FA"/>
    <w:rsid w:val="00980E56"/>
    <w:rsid w:val="009847F3"/>
    <w:rsid w:val="00991B33"/>
    <w:rsid w:val="009B0252"/>
    <w:rsid w:val="009D501D"/>
    <w:rsid w:val="009E392B"/>
    <w:rsid w:val="009E3B81"/>
    <w:rsid w:val="009F01A4"/>
    <w:rsid w:val="00A041F2"/>
    <w:rsid w:val="00A32264"/>
    <w:rsid w:val="00A5192B"/>
    <w:rsid w:val="00A57379"/>
    <w:rsid w:val="00A623F2"/>
    <w:rsid w:val="00A65156"/>
    <w:rsid w:val="00A87CFA"/>
    <w:rsid w:val="00A90FF1"/>
    <w:rsid w:val="00AB67D6"/>
    <w:rsid w:val="00AE240C"/>
    <w:rsid w:val="00AF2A6B"/>
    <w:rsid w:val="00B12747"/>
    <w:rsid w:val="00B26479"/>
    <w:rsid w:val="00B26B20"/>
    <w:rsid w:val="00B33F44"/>
    <w:rsid w:val="00B4636F"/>
    <w:rsid w:val="00B71DD4"/>
    <w:rsid w:val="00B84F1E"/>
    <w:rsid w:val="00BB65B4"/>
    <w:rsid w:val="00BC07AD"/>
    <w:rsid w:val="00BE7D41"/>
    <w:rsid w:val="00C03BD4"/>
    <w:rsid w:val="00C05DFD"/>
    <w:rsid w:val="00C64177"/>
    <w:rsid w:val="00C65A22"/>
    <w:rsid w:val="00C7028B"/>
    <w:rsid w:val="00C83614"/>
    <w:rsid w:val="00C92886"/>
    <w:rsid w:val="00CA09B7"/>
    <w:rsid w:val="00CA4948"/>
    <w:rsid w:val="00CA7549"/>
    <w:rsid w:val="00CB4286"/>
    <w:rsid w:val="00CC01C2"/>
    <w:rsid w:val="00CC06A5"/>
    <w:rsid w:val="00CC56F3"/>
    <w:rsid w:val="00CC5955"/>
    <w:rsid w:val="00CC5C6A"/>
    <w:rsid w:val="00CD33DE"/>
    <w:rsid w:val="00CD6F3E"/>
    <w:rsid w:val="00CE05B7"/>
    <w:rsid w:val="00CE7E7A"/>
    <w:rsid w:val="00CF22E2"/>
    <w:rsid w:val="00D138C5"/>
    <w:rsid w:val="00D20E79"/>
    <w:rsid w:val="00D2643B"/>
    <w:rsid w:val="00D275D2"/>
    <w:rsid w:val="00D615D3"/>
    <w:rsid w:val="00D907D7"/>
    <w:rsid w:val="00D913BD"/>
    <w:rsid w:val="00D933A2"/>
    <w:rsid w:val="00D9630B"/>
    <w:rsid w:val="00DA6113"/>
    <w:rsid w:val="00DA6682"/>
    <w:rsid w:val="00DB163F"/>
    <w:rsid w:val="00DD5A48"/>
    <w:rsid w:val="00DD676A"/>
    <w:rsid w:val="00DF01E0"/>
    <w:rsid w:val="00DF13BA"/>
    <w:rsid w:val="00DF34EF"/>
    <w:rsid w:val="00E01C18"/>
    <w:rsid w:val="00E052B8"/>
    <w:rsid w:val="00E10D32"/>
    <w:rsid w:val="00E12F38"/>
    <w:rsid w:val="00E26C3E"/>
    <w:rsid w:val="00E424D7"/>
    <w:rsid w:val="00E74A49"/>
    <w:rsid w:val="00E877F4"/>
    <w:rsid w:val="00E942B3"/>
    <w:rsid w:val="00E95B5C"/>
    <w:rsid w:val="00EA4A46"/>
    <w:rsid w:val="00EC051A"/>
    <w:rsid w:val="00EE7E85"/>
    <w:rsid w:val="00EF45D5"/>
    <w:rsid w:val="00EF4636"/>
    <w:rsid w:val="00F0000E"/>
    <w:rsid w:val="00F0185D"/>
    <w:rsid w:val="00F03835"/>
    <w:rsid w:val="00F07915"/>
    <w:rsid w:val="00F17C8A"/>
    <w:rsid w:val="00F212E2"/>
    <w:rsid w:val="00F474DA"/>
    <w:rsid w:val="00F52574"/>
    <w:rsid w:val="00F62FA8"/>
    <w:rsid w:val="00FA4B02"/>
    <w:rsid w:val="00FA658F"/>
    <w:rsid w:val="00FC068E"/>
    <w:rsid w:val="00FC122C"/>
    <w:rsid w:val="00FC1AB9"/>
    <w:rsid w:val="00FC1C87"/>
    <w:rsid w:val="00FC44E4"/>
    <w:rsid w:val="00FD7BA3"/>
    <w:rsid w:val="00FE1F79"/>
    <w:rsid w:val="01116A6B"/>
    <w:rsid w:val="01AAA4BD"/>
    <w:rsid w:val="036B8615"/>
    <w:rsid w:val="048466FA"/>
    <w:rsid w:val="06D9D74C"/>
    <w:rsid w:val="073B5B2F"/>
    <w:rsid w:val="09163A5D"/>
    <w:rsid w:val="09976441"/>
    <w:rsid w:val="0B11566C"/>
    <w:rsid w:val="0C65FA37"/>
    <w:rsid w:val="0C92F7B9"/>
    <w:rsid w:val="0CA04119"/>
    <w:rsid w:val="0D2EABCD"/>
    <w:rsid w:val="10848AE0"/>
    <w:rsid w:val="10FB97A8"/>
    <w:rsid w:val="1273909A"/>
    <w:rsid w:val="12A0F2C3"/>
    <w:rsid w:val="12E7E2EB"/>
    <w:rsid w:val="13EC864A"/>
    <w:rsid w:val="15C4BE60"/>
    <w:rsid w:val="15C65D2E"/>
    <w:rsid w:val="15F0BFC3"/>
    <w:rsid w:val="172B0C41"/>
    <w:rsid w:val="18149B93"/>
    <w:rsid w:val="18F5D35D"/>
    <w:rsid w:val="19178A55"/>
    <w:rsid w:val="1A3ABE79"/>
    <w:rsid w:val="1A70E379"/>
    <w:rsid w:val="1B23B0F8"/>
    <w:rsid w:val="1B492696"/>
    <w:rsid w:val="1C9CC229"/>
    <w:rsid w:val="1D62F5D4"/>
    <w:rsid w:val="20580D8B"/>
    <w:rsid w:val="20E5F778"/>
    <w:rsid w:val="210C6935"/>
    <w:rsid w:val="21389C6E"/>
    <w:rsid w:val="21B1D4F8"/>
    <w:rsid w:val="227DE199"/>
    <w:rsid w:val="2297C80D"/>
    <w:rsid w:val="22C29D21"/>
    <w:rsid w:val="23302E3B"/>
    <w:rsid w:val="23831CCC"/>
    <w:rsid w:val="23CB89C1"/>
    <w:rsid w:val="2498D9FC"/>
    <w:rsid w:val="255BE0C7"/>
    <w:rsid w:val="271BED3E"/>
    <w:rsid w:val="290BF727"/>
    <w:rsid w:val="29CD378A"/>
    <w:rsid w:val="2A3B2FEC"/>
    <w:rsid w:val="2C01A0EA"/>
    <w:rsid w:val="2C4DECEC"/>
    <w:rsid w:val="2C586A28"/>
    <w:rsid w:val="2CE0C374"/>
    <w:rsid w:val="2DAF7570"/>
    <w:rsid w:val="2DE55C97"/>
    <w:rsid w:val="2EB2DFA3"/>
    <w:rsid w:val="309F2AE6"/>
    <w:rsid w:val="31736892"/>
    <w:rsid w:val="32038089"/>
    <w:rsid w:val="32F8E914"/>
    <w:rsid w:val="352EA139"/>
    <w:rsid w:val="36D8209C"/>
    <w:rsid w:val="3718A566"/>
    <w:rsid w:val="3971023C"/>
    <w:rsid w:val="3ACD05B2"/>
    <w:rsid w:val="3B66B19A"/>
    <w:rsid w:val="3BEC3266"/>
    <w:rsid w:val="3CC8ED9D"/>
    <w:rsid w:val="3D4B0046"/>
    <w:rsid w:val="3E45A154"/>
    <w:rsid w:val="3EE627D9"/>
    <w:rsid w:val="3FB37814"/>
    <w:rsid w:val="403D3321"/>
    <w:rsid w:val="40C8E767"/>
    <w:rsid w:val="42FCB94F"/>
    <w:rsid w:val="452E91FE"/>
    <w:rsid w:val="45A6B82E"/>
    <w:rsid w:val="46C33F22"/>
    <w:rsid w:val="481C810C"/>
    <w:rsid w:val="48AF588F"/>
    <w:rsid w:val="48B27FBD"/>
    <w:rsid w:val="4B730BA7"/>
    <w:rsid w:val="4B7F1A37"/>
    <w:rsid w:val="4BAC2D4E"/>
    <w:rsid w:val="4BDED5F7"/>
    <w:rsid w:val="4CF2E787"/>
    <w:rsid w:val="4E4FB546"/>
    <w:rsid w:val="4E7A3A81"/>
    <w:rsid w:val="4F209251"/>
    <w:rsid w:val="522ECBD4"/>
    <w:rsid w:val="53A89555"/>
    <w:rsid w:val="55C260FD"/>
    <w:rsid w:val="5A610B49"/>
    <w:rsid w:val="5C9CAD40"/>
    <w:rsid w:val="5F77241B"/>
    <w:rsid w:val="5F8E2169"/>
    <w:rsid w:val="5FA90F33"/>
    <w:rsid w:val="6162605B"/>
    <w:rsid w:val="64E6BA12"/>
    <w:rsid w:val="65CF694C"/>
    <w:rsid w:val="661B50A7"/>
    <w:rsid w:val="6702928D"/>
    <w:rsid w:val="687A320F"/>
    <w:rsid w:val="6AE9FB72"/>
    <w:rsid w:val="6B136D1F"/>
    <w:rsid w:val="6B17906C"/>
    <w:rsid w:val="6DAE46FD"/>
    <w:rsid w:val="6DE5C1BB"/>
    <w:rsid w:val="6F0E6EBB"/>
    <w:rsid w:val="6F1CE70B"/>
    <w:rsid w:val="6FAD2DDD"/>
    <w:rsid w:val="6FC3F85A"/>
    <w:rsid w:val="7204E1CC"/>
    <w:rsid w:val="73A89729"/>
    <w:rsid w:val="76E8A871"/>
    <w:rsid w:val="7808ED75"/>
    <w:rsid w:val="7817FD3D"/>
    <w:rsid w:val="7A912ABB"/>
    <w:rsid w:val="7B3A3543"/>
    <w:rsid w:val="7B3C9228"/>
    <w:rsid w:val="7B42549F"/>
    <w:rsid w:val="7C43C599"/>
    <w:rsid w:val="7CE3E67C"/>
    <w:rsid w:val="7D309820"/>
    <w:rsid w:val="7E90BFDE"/>
    <w:rsid w:val="7F2FB1D1"/>
    <w:rsid w:val="7FE7EC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9EE506"/>
  <w15:chartTrackingRefBased/>
  <w15:docId w15:val="{FC0A76FC-09EF-1947-9B1F-D07730DE09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C7028B"/>
    <w:pPr>
      <w:spacing w:before="100" w:beforeAutospacing="1" w:after="100" w:afterAutospacing="1"/>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F5AFD"/>
    <w:pPr>
      <w:tabs>
        <w:tab w:val="center" w:pos="4680"/>
        <w:tab w:val="right" w:pos="9360"/>
      </w:tabs>
    </w:pPr>
  </w:style>
  <w:style w:type="character" w:customStyle="1" w:styleId="HeaderChar">
    <w:name w:val="Header Char"/>
    <w:basedOn w:val="DefaultParagraphFont"/>
    <w:link w:val="Header"/>
    <w:uiPriority w:val="99"/>
    <w:rsid w:val="001F5AFD"/>
  </w:style>
  <w:style w:type="paragraph" w:styleId="Footer">
    <w:name w:val="footer"/>
    <w:basedOn w:val="Normal"/>
    <w:link w:val="FooterChar"/>
    <w:uiPriority w:val="99"/>
    <w:unhideWhenUsed/>
    <w:rsid w:val="001F5AFD"/>
    <w:pPr>
      <w:tabs>
        <w:tab w:val="center" w:pos="4680"/>
        <w:tab w:val="right" w:pos="9360"/>
      </w:tabs>
    </w:pPr>
  </w:style>
  <w:style w:type="character" w:customStyle="1" w:styleId="FooterChar">
    <w:name w:val="Footer Char"/>
    <w:basedOn w:val="DefaultParagraphFont"/>
    <w:link w:val="Footer"/>
    <w:uiPriority w:val="99"/>
    <w:rsid w:val="001F5AFD"/>
  </w:style>
  <w:style w:type="table" w:styleId="TableGrid">
    <w:name w:val="Table Grid"/>
    <w:basedOn w:val="TableNormal"/>
    <w:uiPriority w:val="59"/>
    <w:rsid w:val="001F5AFD"/>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sid w:val="001F5AFD"/>
    <w:rPr>
      <w:color w:val="0563C1" w:themeColor="hyperlink"/>
      <w:u w:val="single"/>
    </w:rPr>
  </w:style>
  <w:style w:type="character" w:customStyle="1" w:styleId="Heading1Char">
    <w:name w:val="Heading 1 Char"/>
    <w:basedOn w:val="DefaultParagraphFont"/>
    <w:link w:val="Heading1"/>
    <w:uiPriority w:val="9"/>
    <w:rsid w:val="00C7028B"/>
    <w:rPr>
      <w:rFonts w:ascii="Times New Roman" w:eastAsia="Times New Roman" w:hAnsi="Times New Roman" w:cs="Times New Roman"/>
      <w:b/>
      <w:bCs/>
      <w:kern w:val="36"/>
      <w:sz w:val="48"/>
      <w:szCs w:val="48"/>
    </w:rPr>
  </w:style>
  <w:style w:type="paragraph" w:styleId="Revision">
    <w:name w:val="Revision"/>
    <w:hidden/>
    <w:uiPriority w:val="99"/>
    <w:semiHidden/>
    <w:rsid w:val="00270D79"/>
  </w:style>
  <w:style w:type="paragraph" w:styleId="Caption">
    <w:name w:val="caption"/>
    <w:basedOn w:val="Normal"/>
    <w:next w:val="Normal"/>
    <w:uiPriority w:val="35"/>
    <w:unhideWhenUsed/>
    <w:qFormat/>
    <w:rsid w:val="00D933A2"/>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60323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98FD37-010C-C24F-9B17-8F3562719F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9</Pages>
  <Words>1366</Words>
  <Characters>7790</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Mykola Signayevskyy</dc:creator>
  <cp:keywords/>
  <dc:description/>
  <cp:lastModifiedBy>Mykola Signayevskyy</cp:lastModifiedBy>
  <cp:revision>3</cp:revision>
  <dcterms:created xsi:type="dcterms:W3CDTF">2023-03-08T06:32:00Z</dcterms:created>
  <dcterms:modified xsi:type="dcterms:W3CDTF">2023-03-08T06:35:00Z</dcterms:modified>
</cp:coreProperties>
</file>